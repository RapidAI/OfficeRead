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9FA" w:rsidRPr="00A057D0" w:rsidRDefault="002F49FA" w:rsidP="002F49FA">
      <w:pPr>
        <w:jc w:val="center"/>
      </w:pPr>
      <w:bookmarkStart w:id="0" w:name="_GoBack"/>
      <w:bookmarkEnd w:id="0"/>
    </w:p>
    <w:p w:rsidR="0039606B" w:rsidRPr="00A057D0" w:rsidRDefault="0039606B" w:rsidP="00D2653D">
      <w:pPr>
        <w:pStyle w:val="DefaultText"/>
        <w:spacing w:before="120"/>
        <w:ind w:left="2174" w:hanging="1987"/>
        <w:jc w:val="both"/>
        <w:rPr>
          <w:rFonts w:ascii="Arial" w:hAnsi="Arial" w:cs="Arial"/>
          <w:b/>
          <w:noProof w:val="0"/>
          <w:sz w:val="25"/>
          <w:szCs w:val="25"/>
        </w:rPr>
      </w:pPr>
      <w:bookmarkStart w:id="1" w:name="_Toc248114186"/>
      <w:bookmarkStart w:id="2" w:name="_Toc253611651"/>
      <w:r w:rsidRPr="00A057D0">
        <w:rPr>
          <w:rFonts w:ascii="Arial" w:hAnsi="Arial" w:cs="Arial"/>
          <w:b/>
          <w:noProof w:val="0"/>
          <w:sz w:val="25"/>
          <w:szCs w:val="25"/>
        </w:rPr>
        <w:t>REQ.18.</w:t>
      </w:r>
      <w:r w:rsidR="002A2D2C" w:rsidRPr="00A057D0">
        <w:rPr>
          <w:rFonts w:ascii="Arial" w:hAnsi="Arial" w:cs="Arial"/>
          <w:b/>
          <w:noProof w:val="0"/>
          <w:sz w:val="25"/>
          <w:szCs w:val="25"/>
        </w:rPr>
        <w:t>4</w:t>
      </w:r>
      <w:r w:rsidRPr="00A057D0">
        <w:rPr>
          <w:rFonts w:ascii="Arial" w:hAnsi="Arial" w:cs="Arial"/>
          <w:b/>
          <w:noProof w:val="0"/>
          <w:sz w:val="25"/>
          <w:szCs w:val="25"/>
        </w:rPr>
        <w:tab/>
      </w:r>
      <w:r w:rsidR="00D82B4A" w:rsidRPr="00A057D0">
        <w:rPr>
          <w:rFonts w:ascii="Arial" w:hAnsi="Arial" w:cs="Arial"/>
          <w:b/>
          <w:noProof w:val="0"/>
          <w:sz w:val="25"/>
          <w:szCs w:val="25"/>
        </w:rPr>
        <w:t>Energy Usage Information Model</w:t>
      </w:r>
    </w:p>
    <w:p w:rsidR="00163A97" w:rsidRPr="00A057D0" w:rsidRDefault="00163A97" w:rsidP="002D0085">
      <w:pPr>
        <w:pStyle w:val="DefaultText"/>
        <w:spacing w:before="120"/>
        <w:ind w:left="2174" w:hanging="14"/>
        <w:jc w:val="both"/>
        <w:rPr>
          <w:rFonts w:ascii="Arial" w:hAnsi="Arial" w:cs="Arial"/>
          <w:noProof w:val="0"/>
          <w:sz w:val="25"/>
          <w:szCs w:val="25"/>
        </w:rPr>
      </w:pPr>
      <w:r w:rsidRPr="00A057D0">
        <w:rPr>
          <w:rFonts w:ascii="Arial" w:hAnsi="Arial" w:cs="Arial"/>
          <w:noProof w:val="0"/>
          <w:sz w:val="25"/>
          <w:szCs w:val="25"/>
        </w:rPr>
        <w:t xml:space="preserve">The energy usage information model herein is organized consistent with several related models, including the IEC TC57 Common Information Model [IEC 61968 Part 9], </w:t>
      </w:r>
      <w:ins w:id="3" w:author="" w:date="2012-07-19T14:38:00Z">
        <w:r w:rsidR="00130375">
          <w:rPr>
            <w:rFonts w:ascii="Arial" w:hAnsi="Arial" w:cs="Arial"/>
            <w:noProof w:val="0"/>
            <w:sz w:val="25"/>
            <w:szCs w:val="25"/>
          </w:rPr>
          <w:t xml:space="preserve">and </w:t>
        </w:r>
      </w:ins>
      <w:r w:rsidRPr="00A057D0">
        <w:rPr>
          <w:rFonts w:ascii="Arial" w:hAnsi="Arial" w:cs="Arial"/>
          <w:noProof w:val="0"/>
          <w:sz w:val="25"/>
          <w:szCs w:val="25"/>
        </w:rPr>
        <w:t>ZigBee Smart Energy Profile 2.0 [SEP2.0], that are defined by the Energy Information Standards Alliance [EIS Alliance] and Open Automated Data Exchange [OpenADE]. The energy usage information model, where possible, uses classes, information elements and attribute names drawn from the CIM and the cited references.</w:t>
      </w:r>
    </w:p>
    <w:p w:rsidR="00163A97" w:rsidRPr="00A057D0" w:rsidRDefault="00163A97" w:rsidP="002D0085">
      <w:pPr>
        <w:pStyle w:val="DefaultText"/>
        <w:spacing w:before="120"/>
        <w:ind w:left="2174" w:hanging="14"/>
        <w:jc w:val="both"/>
        <w:rPr>
          <w:rFonts w:ascii="Arial" w:hAnsi="Arial" w:cs="Arial"/>
          <w:noProof w:val="0"/>
          <w:sz w:val="25"/>
          <w:szCs w:val="25"/>
        </w:rPr>
      </w:pPr>
      <w:r w:rsidRPr="00A057D0">
        <w:rPr>
          <w:rFonts w:ascii="Arial" w:hAnsi="Arial" w:cs="Arial"/>
          <w:noProof w:val="0"/>
          <w:sz w:val="25"/>
          <w:szCs w:val="25"/>
        </w:rPr>
        <w:t>The starting point for the energy usage information model is the UsagePoint. UsagePoints identify key references for the information set optionally including identification of the Retail Customer, the location, and the physical asset. UsagePoint is associated in turn with zero or more MeterReadings. A MeterReading composes information about a particular measurement such as kWh or kW. A MeterReading has a ReadingType which describes the nature of the measurement including its units of measure, and zero or more IntervalReadings or Readings and associated quality information. UsagePoint may also be associated with summary information on load and usage, and optionally, power quality.  For applications requiring third party access to this information, additional classes are identified to facilitate associating Retail Customer and Retail Customer agreement information with the measurements available at a UsagePoint.</w:t>
      </w:r>
    </w:p>
    <w:p w:rsidR="00163A97" w:rsidRPr="00A057D0" w:rsidRDefault="00163A97" w:rsidP="002D0085">
      <w:pPr>
        <w:pStyle w:val="DefaultText"/>
        <w:spacing w:before="120"/>
        <w:ind w:left="2174" w:hanging="14"/>
        <w:jc w:val="both"/>
        <w:rPr>
          <w:rFonts w:ascii="Arial" w:hAnsi="Arial" w:cs="Arial"/>
          <w:noProof w:val="0"/>
          <w:sz w:val="25"/>
          <w:szCs w:val="25"/>
        </w:rPr>
      </w:pPr>
      <w:r w:rsidRPr="00A057D0">
        <w:rPr>
          <w:rFonts w:ascii="Arial" w:hAnsi="Arial" w:cs="Arial"/>
          <w:noProof w:val="0"/>
          <w:sz w:val="25"/>
          <w:szCs w:val="25"/>
        </w:rPr>
        <w:t>To find the usage or load in a particular interval, identify the appropriate UsagePoint, select the MeterReading of interest (measurement) and then select the IntervalReading or Reading associated with the given interval.</w:t>
      </w:r>
    </w:p>
    <w:p w:rsidR="00D10897" w:rsidRPr="00A057D0" w:rsidRDefault="00163A97" w:rsidP="002D0085">
      <w:pPr>
        <w:pStyle w:val="DefaultText"/>
        <w:spacing w:before="120"/>
        <w:ind w:left="2174" w:hanging="14"/>
        <w:jc w:val="both"/>
        <w:rPr>
          <w:rFonts w:ascii="Arial" w:hAnsi="Arial" w:cs="Arial"/>
          <w:noProof w:val="0"/>
          <w:sz w:val="25"/>
          <w:szCs w:val="25"/>
        </w:rPr>
      </w:pPr>
      <w:r w:rsidRPr="00A057D0">
        <w:rPr>
          <w:rFonts w:ascii="Arial" w:hAnsi="Arial" w:cs="Arial"/>
          <w:noProof w:val="0"/>
          <w:sz w:val="25"/>
          <w:szCs w:val="25"/>
        </w:rPr>
        <w:t>The energy usage information model includes many optional components. The complete set of information express</w:t>
      </w:r>
      <w:del w:id="4" w:author="" w:date="2012-07-19T13:40:00Z">
        <w:r w:rsidRPr="00A057D0" w:rsidDel="00AD65A6">
          <w:rPr>
            <w:rFonts w:ascii="Arial" w:hAnsi="Arial" w:cs="Arial"/>
            <w:noProof w:val="0"/>
            <w:sz w:val="25"/>
            <w:szCs w:val="25"/>
          </w:rPr>
          <w:delText>a</w:delText>
        </w:r>
      </w:del>
      <w:ins w:id="5" w:author="" w:date="2012-07-19T13:40:00Z">
        <w:r w:rsidR="00AD65A6">
          <w:rPr>
            <w:rFonts w:ascii="Arial" w:hAnsi="Arial" w:cs="Arial"/>
            <w:noProof w:val="0"/>
            <w:sz w:val="25"/>
            <w:szCs w:val="25"/>
          </w:rPr>
          <w:t>i</w:t>
        </w:r>
      </w:ins>
      <w:r w:rsidRPr="00A057D0">
        <w:rPr>
          <w:rFonts w:ascii="Arial" w:hAnsi="Arial" w:cs="Arial"/>
          <w:noProof w:val="0"/>
          <w:sz w:val="25"/>
          <w:szCs w:val="25"/>
        </w:rPr>
        <w:t xml:space="preserve">ble using the energy usage information model satisfies a wide range of applicability requirements identified by the industry. Users of these Model Business Practices may optionally take advantage of these extended definitions based on need without requiring them. Applications built on the energy usage information model may elect which optional components to present. </w:t>
      </w:r>
    </w:p>
    <w:p w:rsidR="00163A97" w:rsidRPr="00A057D0" w:rsidRDefault="00163A97" w:rsidP="002D0085">
      <w:pPr>
        <w:pStyle w:val="DefaultText"/>
        <w:spacing w:before="120"/>
        <w:ind w:left="2174" w:hanging="14"/>
        <w:jc w:val="both"/>
        <w:rPr>
          <w:rFonts w:ascii="Arial" w:hAnsi="Arial" w:cs="Arial"/>
          <w:noProof w:val="0"/>
          <w:sz w:val="25"/>
          <w:szCs w:val="25"/>
        </w:rPr>
      </w:pPr>
      <w:r w:rsidRPr="00A057D0">
        <w:rPr>
          <w:rFonts w:ascii="Arial" w:hAnsi="Arial" w:cs="Arial"/>
          <w:noProof w:val="0"/>
          <w:sz w:val="25"/>
          <w:szCs w:val="25"/>
        </w:rPr>
        <w:t>However, clients of this information can be expected to recognize all components provided in the application.</w:t>
      </w:r>
    </w:p>
    <w:p w:rsidR="00163A97" w:rsidRPr="00A057D0" w:rsidRDefault="00163A97" w:rsidP="00163A97">
      <w:pPr>
        <w:pStyle w:val="DefaultText"/>
        <w:ind w:left="2200"/>
        <w:jc w:val="both"/>
        <w:rPr>
          <w:noProof w:val="0"/>
        </w:rPr>
      </w:pPr>
      <w:r w:rsidRPr="00A057D0">
        <w:rPr>
          <w:rFonts w:ascii="Arial" w:hAnsi="Arial" w:cs="Arial"/>
          <w:noProof w:val="0"/>
          <w:sz w:val="25"/>
          <w:szCs w:val="25"/>
        </w:rPr>
        <w:t xml:space="preserve">REQ.18.3.4.3 identifies the set of core model elements that </w:t>
      </w:r>
      <w:del w:id="6" w:author="" w:date="2012-07-19T14:38:00Z">
        <w:r w:rsidRPr="00A057D0" w:rsidDel="00130375">
          <w:rPr>
            <w:rFonts w:ascii="Arial" w:hAnsi="Arial" w:cs="Arial"/>
            <w:noProof w:val="0"/>
            <w:sz w:val="25"/>
            <w:szCs w:val="25"/>
          </w:rPr>
          <w:delText>shall</w:delText>
        </w:r>
      </w:del>
      <w:ins w:id="7" w:author="" w:date="2012-07-19T14:38:00Z">
        <w:r w:rsidR="00130375">
          <w:rPr>
            <w:rFonts w:ascii="Arial" w:hAnsi="Arial" w:cs="Arial"/>
            <w:noProof w:val="0"/>
            <w:sz w:val="25"/>
            <w:szCs w:val="25"/>
          </w:rPr>
          <w:t>should</w:t>
        </w:r>
      </w:ins>
      <w:r w:rsidRPr="00A057D0">
        <w:rPr>
          <w:rFonts w:ascii="Arial" w:hAnsi="Arial" w:cs="Arial"/>
          <w:noProof w:val="0"/>
          <w:sz w:val="25"/>
          <w:szCs w:val="25"/>
        </w:rPr>
        <w:t xml:space="preserve"> be supported by specifications claiming conformance to these Model Business Practices. The following </w:t>
      </w:r>
      <w:r w:rsidRPr="00A057D0">
        <w:rPr>
          <w:rFonts w:ascii="Arial" w:hAnsi="Arial" w:cs="Arial"/>
          <w:noProof w:val="0"/>
          <w:sz w:val="25"/>
          <w:szCs w:val="25"/>
        </w:rPr>
        <w:lastRenderedPageBreak/>
        <w:t>class diagram illustrates a view</w:t>
      </w:r>
      <w:r w:rsidRPr="00A057D0">
        <w:rPr>
          <w:rFonts w:ascii="Arial" w:hAnsi="Arial" w:cs="Arial"/>
          <w:noProof w:val="0"/>
          <w:sz w:val="25"/>
          <w:szCs w:val="25"/>
          <w:vertAlign w:val="superscript"/>
        </w:rPr>
        <w:footnoteReference w:id="2"/>
      </w:r>
      <w:r w:rsidRPr="00A057D0">
        <w:rPr>
          <w:rFonts w:ascii="Arial" w:hAnsi="Arial" w:cs="Arial"/>
          <w:noProof w:val="0"/>
          <w:sz w:val="25"/>
          <w:szCs w:val="25"/>
        </w:rPr>
        <w:t xml:space="preserve"> of this core of the energy usage information model:</w:t>
      </w:r>
      <w:r w:rsidRPr="00A057D0">
        <w:rPr>
          <w:noProof w:val="0"/>
        </w:rPr>
        <w:t xml:space="preserve"> </w:t>
      </w:r>
    </w:p>
    <w:p w:rsidR="00D10897" w:rsidRPr="00A057D0" w:rsidRDefault="00D10897" w:rsidP="00163A97">
      <w:pPr>
        <w:pStyle w:val="DefaultText"/>
        <w:ind w:left="2200"/>
        <w:jc w:val="both"/>
        <w:rPr>
          <w:noProof w:val="0"/>
        </w:rPr>
      </w:pPr>
    </w:p>
    <w:p w:rsidR="00163A97" w:rsidRPr="00A057D0" w:rsidRDefault="00D514C2" w:rsidP="00163A97">
      <w:pPr>
        <w:pStyle w:val="DefaultText"/>
        <w:rPr>
          <w:noProof w:val="0"/>
        </w:rPr>
      </w:pPr>
      <w:r>
        <w:rPr>
          <w:noProof w:val="0"/>
        </w:rPr>
        <w:pict w14:anchorId="44068F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76pt">
            <v:imagedata r:id="rId9" o:title=""/>
          </v:shape>
        </w:pict>
      </w:r>
    </w:p>
    <w:p w:rsidR="00163A97" w:rsidRPr="00A057D0" w:rsidRDefault="00163A97" w:rsidP="00163A97">
      <w:pPr>
        <w:pStyle w:val="Caption"/>
        <w:jc w:val="center"/>
        <w:rPr>
          <w:rFonts w:ascii="Arial" w:hAnsi="Arial" w:cs="Arial"/>
        </w:rPr>
      </w:pPr>
      <w:r w:rsidRPr="00A057D0">
        <w:rPr>
          <w:rFonts w:ascii="Arial" w:hAnsi="Arial" w:cs="Arial"/>
        </w:rPr>
        <w:t xml:space="preserve">Figure </w:t>
      </w:r>
      <w:r w:rsidRPr="00A057D0">
        <w:rPr>
          <w:rFonts w:ascii="Arial" w:hAnsi="Arial" w:cs="Arial"/>
        </w:rPr>
        <w:fldChar w:fldCharType="begin"/>
      </w:r>
      <w:r w:rsidRPr="00A057D0">
        <w:rPr>
          <w:rFonts w:ascii="Arial" w:hAnsi="Arial" w:cs="Arial"/>
        </w:rPr>
        <w:instrText xml:space="preserve"> SEQ Figure \* ARABIC </w:instrText>
      </w:r>
      <w:r w:rsidRPr="00A057D0">
        <w:rPr>
          <w:rFonts w:ascii="Arial" w:hAnsi="Arial" w:cs="Arial"/>
        </w:rPr>
        <w:fldChar w:fldCharType="separate"/>
      </w:r>
      <w:r w:rsidR="000D0DA8">
        <w:rPr>
          <w:rFonts w:ascii="Arial" w:hAnsi="Arial" w:cs="Arial"/>
          <w:noProof/>
        </w:rPr>
        <w:t>1</w:t>
      </w:r>
      <w:r w:rsidRPr="00A057D0">
        <w:rPr>
          <w:rFonts w:ascii="Arial" w:hAnsi="Arial" w:cs="Arial"/>
        </w:rPr>
        <w:fldChar w:fldCharType="end"/>
      </w:r>
      <w:r w:rsidRPr="00A057D0">
        <w:rPr>
          <w:rFonts w:ascii="Arial" w:hAnsi="Arial" w:cs="Arial"/>
        </w:rPr>
        <w:t>: Energy Usage Information Model – Minimal View</w:t>
      </w:r>
    </w:p>
    <w:p w:rsidR="00D10897" w:rsidRPr="00A057D0" w:rsidRDefault="00D10897" w:rsidP="00163A97">
      <w:pPr>
        <w:pStyle w:val="DefaultText"/>
        <w:ind w:left="2160"/>
        <w:jc w:val="both"/>
        <w:rPr>
          <w:rFonts w:ascii="Arial" w:hAnsi="Arial" w:cs="Arial"/>
          <w:noProof w:val="0"/>
          <w:sz w:val="25"/>
          <w:szCs w:val="25"/>
        </w:rPr>
      </w:pPr>
    </w:p>
    <w:p w:rsidR="00163A97" w:rsidRPr="00A057D0" w:rsidRDefault="00163A97" w:rsidP="00163A97">
      <w:pPr>
        <w:pStyle w:val="DefaultText"/>
        <w:ind w:left="2160"/>
        <w:jc w:val="both"/>
        <w:rPr>
          <w:rFonts w:ascii="Arial" w:hAnsi="Arial" w:cs="Arial"/>
          <w:noProof w:val="0"/>
          <w:sz w:val="25"/>
          <w:szCs w:val="25"/>
        </w:rPr>
      </w:pPr>
      <w:r w:rsidRPr="00A057D0">
        <w:rPr>
          <w:rFonts w:ascii="Arial" w:hAnsi="Arial" w:cs="Arial"/>
          <w:noProof w:val="0"/>
          <w:sz w:val="25"/>
          <w:szCs w:val="25"/>
        </w:rPr>
        <w:t xml:space="preserve">The full energy usage information model, illustrated in Figure 2, forms the basis of the </w:t>
      </w:r>
      <w:del w:id="8" w:author="" w:date="2012-07-19T14:39:00Z">
        <w:r w:rsidRPr="00A057D0" w:rsidDel="00486C2F">
          <w:rPr>
            <w:rFonts w:ascii="Arial" w:hAnsi="Arial" w:cs="Arial"/>
            <w:noProof w:val="0"/>
            <w:sz w:val="25"/>
            <w:szCs w:val="25"/>
          </w:rPr>
          <w:delText>required</w:delText>
        </w:r>
      </w:del>
      <w:ins w:id="9" w:author="" w:date="2012-07-19T14:39:00Z">
        <w:r w:rsidR="00486C2F">
          <w:rPr>
            <w:rFonts w:ascii="Arial" w:hAnsi="Arial" w:cs="Arial"/>
            <w:noProof w:val="0"/>
            <w:sz w:val="25"/>
            <w:szCs w:val="25"/>
          </w:rPr>
          <w:t>recommended</w:t>
        </w:r>
      </w:ins>
      <w:r w:rsidRPr="00A057D0">
        <w:rPr>
          <w:rFonts w:ascii="Arial" w:hAnsi="Arial" w:cs="Arial"/>
          <w:noProof w:val="0"/>
          <w:sz w:val="25"/>
          <w:szCs w:val="25"/>
        </w:rPr>
        <w:t xml:space="preserve"> Model Business Practices.  Note, some minor classes detailed in REQ.18.4.1 are omitted from the diagram to aid in readability (e.g. DateTimeInterval).</w:t>
      </w:r>
    </w:p>
    <w:p w:rsidR="00163A97" w:rsidRPr="00A057D0" w:rsidRDefault="00D514C2" w:rsidP="00163A97">
      <w:pPr>
        <w:pStyle w:val="Figure"/>
        <w:keepNext/>
      </w:pPr>
      <w:r>
        <w:lastRenderedPageBreak/>
        <w:pict w14:anchorId="2CAE605A">
          <v:shape id="_x0000_i1026" type="#_x0000_t75" style="width:431.25pt;height:555.75pt">
            <v:imagedata r:id="rId10" o:title=""/>
          </v:shape>
        </w:pict>
      </w:r>
    </w:p>
    <w:p w:rsidR="00163A97" w:rsidRPr="00A057D0" w:rsidRDefault="00163A97" w:rsidP="00163A97">
      <w:pPr>
        <w:pStyle w:val="Caption"/>
        <w:jc w:val="center"/>
        <w:rPr>
          <w:rFonts w:ascii="Arial" w:hAnsi="Arial" w:cs="Arial"/>
        </w:rPr>
      </w:pPr>
      <w:r w:rsidRPr="00A057D0">
        <w:rPr>
          <w:rFonts w:ascii="Arial" w:hAnsi="Arial" w:cs="Arial"/>
        </w:rPr>
        <w:t xml:space="preserve">Figure </w:t>
      </w:r>
      <w:r w:rsidRPr="00A057D0">
        <w:rPr>
          <w:rFonts w:ascii="Arial" w:hAnsi="Arial" w:cs="Arial"/>
        </w:rPr>
        <w:fldChar w:fldCharType="begin"/>
      </w:r>
      <w:r w:rsidRPr="00A057D0">
        <w:rPr>
          <w:rFonts w:ascii="Arial" w:hAnsi="Arial" w:cs="Arial"/>
        </w:rPr>
        <w:instrText xml:space="preserve"> SEQ Figure \* ARABIC </w:instrText>
      </w:r>
      <w:r w:rsidRPr="00A057D0">
        <w:rPr>
          <w:rFonts w:ascii="Arial" w:hAnsi="Arial" w:cs="Arial"/>
        </w:rPr>
        <w:fldChar w:fldCharType="separate"/>
      </w:r>
      <w:r w:rsidR="000D0DA8">
        <w:rPr>
          <w:rFonts w:ascii="Arial" w:hAnsi="Arial" w:cs="Arial"/>
          <w:noProof/>
        </w:rPr>
        <w:t>2</w:t>
      </w:r>
      <w:r w:rsidRPr="00A057D0">
        <w:rPr>
          <w:rFonts w:ascii="Arial" w:hAnsi="Arial" w:cs="Arial"/>
        </w:rPr>
        <w:fldChar w:fldCharType="end"/>
      </w:r>
      <w:r w:rsidRPr="00A057D0">
        <w:rPr>
          <w:rFonts w:ascii="Arial" w:hAnsi="Arial" w:cs="Arial"/>
        </w:rPr>
        <w:t>: Full Energy Usage Information Model</w:t>
      </w:r>
    </w:p>
    <w:p w:rsidR="00163A97" w:rsidRPr="00A057D0" w:rsidRDefault="00163A97" w:rsidP="00163A97">
      <w:pPr>
        <w:pStyle w:val="DefaultText"/>
        <w:spacing w:before="120"/>
        <w:ind w:left="2174" w:hanging="14"/>
        <w:jc w:val="both"/>
        <w:rPr>
          <w:rFonts w:ascii="Arial" w:hAnsi="Arial" w:cs="Arial"/>
          <w:noProof w:val="0"/>
          <w:sz w:val="25"/>
          <w:szCs w:val="25"/>
        </w:rPr>
      </w:pPr>
    </w:p>
    <w:p w:rsidR="007A04CD" w:rsidRPr="00A057D0" w:rsidRDefault="00D10897" w:rsidP="00D2653D">
      <w:pPr>
        <w:pStyle w:val="DefaultText"/>
        <w:spacing w:before="120"/>
        <w:ind w:left="2174" w:hanging="1987"/>
        <w:jc w:val="both"/>
        <w:rPr>
          <w:rFonts w:ascii="Arial" w:hAnsi="Arial" w:cs="Arial"/>
          <w:b/>
          <w:noProof w:val="0"/>
          <w:sz w:val="25"/>
          <w:szCs w:val="25"/>
        </w:rPr>
      </w:pPr>
      <w:r w:rsidRPr="00A057D0">
        <w:rPr>
          <w:rFonts w:ascii="Arial" w:hAnsi="Arial" w:cs="Arial"/>
          <w:b/>
          <w:noProof w:val="0"/>
          <w:sz w:val="25"/>
          <w:szCs w:val="25"/>
        </w:rPr>
        <w:br w:type="page"/>
      </w:r>
      <w:r w:rsidR="0039606B" w:rsidRPr="00A057D0">
        <w:rPr>
          <w:rFonts w:ascii="Arial" w:hAnsi="Arial" w:cs="Arial"/>
          <w:b/>
          <w:noProof w:val="0"/>
          <w:sz w:val="25"/>
          <w:szCs w:val="25"/>
        </w:rPr>
        <w:lastRenderedPageBreak/>
        <w:t>REQ.18.</w:t>
      </w:r>
      <w:r w:rsidR="002A2D2C" w:rsidRPr="00A057D0">
        <w:rPr>
          <w:rFonts w:ascii="Arial" w:hAnsi="Arial" w:cs="Arial"/>
          <w:b/>
          <w:noProof w:val="0"/>
          <w:sz w:val="25"/>
          <w:szCs w:val="25"/>
        </w:rPr>
        <w:t>4</w:t>
      </w:r>
      <w:r w:rsidR="007A04CD" w:rsidRPr="00A057D0">
        <w:rPr>
          <w:rFonts w:ascii="Arial" w:hAnsi="Arial" w:cs="Arial"/>
          <w:b/>
          <w:noProof w:val="0"/>
          <w:sz w:val="25"/>
          <w:szCs w:val="25"/>
        </w:rPr>
        <w:t>.1</w:t>
      </w:r>
      <w:r w:rsidR="007A04CD" w:rsidRPr="00A057D0">
        <w:rPr>
          <w:rFonts w:ascii="Arial" w:hAnsi="Arial" w:cs="Arial"/>
          <w:b/>
          <w:noProof w:val="0"/>
          <w:sz w:val="25"/>
          <w:szCs w:val="25"/>
        </w:rPr>
        <w:tab/>
        <w:t>Energy Usage Information Model Details</w:t>
      </w:r>
    </w:p>
    <w:p w:rsidR="007A04CD" w:rsidRPr="00A057D0" w:rsidRDefault="007A04CD" w:rsidP="002D0085">
      <w:pPr>
        <w:pStyle w:val="DefaultText"/>
        <w:spacing w:before="120"/>
        <w:ind w:left="2174" w:hanging="14"/>
        <w:jc w:val="both"/>
        <w:rPr>
          <w:rFonts w:ascii="Arial" w:hAnsi="Arial" w:cs="Arial"/>
          <w:noProof w:val="0"/>
          <w:sz w:val="25"/>
          <w:szCs w:val="25"/>
        </w:rPr>
      </w:pPr>
      <w:r w:rsidRPr="00A057D0">
        <w:rPr>
          <w:rFonts w:ascii="Arial" w:hAnsi="Arial" w:cs="Arial"/>
          <w:noProof w:val="0"/>
          <w:sz w:val="25"/>
          <w:szCs w:val="25"/>
        </w:rPr>
        <w:t>The following sections contain the classes and attributes defined in the energy usage information model, along with their descriptions. Elements tagged with &lt;&lt;enumeration&gt;&gt; define the valid values for an enumerated data type and so do not have their own data type, and should be self</w:t>
      </w:r>
      <w:del w:id="10" w:author="" w:date="2012-07-19T13:40:00Z">
        <w:r w:rsidRPr="00A057D0" w:rsidDel="00AD65A6">
          <w:rPr>
            <w:rFonts w:ascii="Arial" w:hAnsi="Arial" w:cs="Arial"/>
            <w:noProof w:val="0"/>
            <w:sz w:val="25"/>
            <w:szCs w:val="25"/>
          </w:rPr>
          <w:delText xml:space="preserve"> </w:delText>
        </w:r>
      </w:del>
      <w:ins w:id="11" w:author="" w:date="2012-07-19T13:41:00Z">
        <w:r w:rsidR="00AD65A6">
          <w:rPr>
            <w:rFonts w:ascii="Arial" w:hAnsi="Arial" w:cs="Arial"/>
            <w:noProof w:val="0"/>
            <w:sz w:val="25"/>
            <w:szCs w:val="25"/>
          </w:rPr>
          <w:t>-</w:t>
        </w:r>
      </w:ins>
      <w:r w:rsidRPr="00A057D0">
        <w:rPr>
          <w:rFonts w:ascii="Arial" w:hAnsi="Arial" w:cs="Arial"/>
          <w:noProof w:val="0"/>
          <w:sz w:val="25"/>
          <w:szCs w:val="25"/>
        </w:rPr>
        <w:t xml:space="preserve">explanatory, not requiring a definition. </w:t>
      </w:r>
    </w:p>
    <w:p w:rsidR="0039606B" w:rsidRPr="00A057D0" w:rsidRDefault="007A04CD" w:rsidP="007A04CD">
      <w:pPr>
        <w:pStyle w:val="DefaultText"/>
        <w:spacing w:before="120"/>
        <w:ind w:left="2174" w:hanging="14"/>
        <w:jc w:val="both"/>
        <w:rPr>
          <w:rFonts w:ascii="Arial" w:hAnsi="Arial" w:cs="Arial"/>
          <w:b/>
          <w:noProof w:val="0"/>
          <w:sz w:val="25"/>
          <w:szCs w:val="25"/>
        </w:rPr>
      </w:pPr>
      <w:r w:rsidRPr="00A057D0">
        <w:rPr>
          <w:rFonts w:ascii="Arial" w:hAnsi="Arial" w:cs="Arial"/>
          <w:noProof w:val="0"/>
          <w:sz w:val="25"/>
          <w:szCs w:val="25"/>
        </w:rPr>
        <w:t xml:space="preserve">Terms in this section may be based upon IEC 61968 classes and their descriptions.  Some of the descriptions refer to other components of the IEC model (recognized as camel case terms) and these are not part of the energy usage information model or needed by the components in the energy usage information model.  To preserve accurate presentation of unaltered IEC classes, </w:t>
      </w:r>
      <w:del w:id="12" w:author="" w:date="2012-07-19T14:39:00Z">
        <w:r w:rsidRPr="00A057D0" w:rsidDel="00486C2F">
          <w:rPr>
            <w:rFonts w:ascii="Arial" w:hAnsi="Arial" w:cs="Arial"/>
            <w:noProof w:val="0"/>
            <w:sz w:val="25"/>
            <w:szCs w:val="25"/>
          </w:rPr>
          <w:delText>these</w:delText>
        </w:r>
      </w:del>
      <w:ins w:id="13" w:author="" w:date="2012-07-19T14:39:00Z">
        <w:r w:rsidR="00486C2F">
          <w:rPr>
            <w:rFonts w:ascii="Arial" w:hAnsi="Arial" w:cs="Arial"/>
            <w:noProof w:val="0"/>
            <w:sz w:val="25"/>
            <w:szCs w:val="25"/>
          </w:rPr>
          <w:t>certain</w:t>
        </w:r>
      </w:ins>
      <w:r w:rsidRPr="00A057D0">
        <w:rPr>
          <w:rFonts w:ascii="Arial" w:hAnsi="Arial" w:cs="Arial"/>
          <w:noProof w:val="0"/>
          <w:sz w:val="25"/>
          <w:szCs w:val="25"/>
        </w:rPr>
        <w:t xml:space="preserve"> terms have been retained.</w:t>
      </w:r>
      <w:r w:rsidR="0039606B" w:rsidRPr="00A057D0">
        <w:rPr>
          <w:rFonts w:ascii="Arial" w:hAnsi="Arial" w:cs="Arial"/>
          <w:b/>
          <w:noProof w:val="0"/>
          <w:sz w:val="25"/>
          <w:szCs w:val="25"/>
        </w:rPr>
        <w:tab/>
      </w:r>
    </w:p>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14" w:name="NAESB_PAP10_EUI"/>
      <w:bookmarkStart w:id="15" w:name="BKM_4B90104E_9EDA_45ff_8FB1_3138622E0EE2"/>
      <w:bookmarkStart w:id="16" w:name="BKM_8DA0D7ED_77D9_4f5c_82B6_C0E1CD9DD5D5"/>
      <w:bookmarkEnd w:id="1"/>
      <w:bookmarkEnd w:id="2"/>
      <w:bookmarkEnd w:id="14"/>
      <w:bookmarkEnd w:id="15"/>
      <w:r w:rsidRPr="00FA49F7">
        <w:rPr>
          <w:sz w:val="25"/>
          <w:szCs w:val="24"/>
          <w:u w:val="none"/>
          <w:shd w:val="clear" w:color="auto" w:fill="auto"/>
        </w:rPr>
        <w:t>AbsoluteDateTime</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«Datatype»</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 xml:space="preserve">Date and time as specified in ISO 8601. </w:t>
      </w:r>
      <w:bookmarkEnd w:id="16"/>
    </w:p>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17" w:name="BKM_17719787_7740_4884_BF4D_2CACBD99FB29"/>
      <w:bookmarkEnd w:id="17"/>
      <w:r w:rsidRPr="00FA49F7">
        <w:rPr>
          <w:sz w:val="25"/>
          <w:szCs w:val="24"/>
          <w:u w:val="none"/>
          <w:shd w:val="clear" w:color="auto" w:fill="auto"/>
        </w:rPr>
        <w:t>BaseCIM_CombinedVersion</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The combined version denotes the versions of the subpackages that have been combined into the total CIM model. This is a convenience instead of having to look at each subpackage.</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18" w:name="BKM_4907899D_E56D_4d8f_84D7_FEB137943691"/>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date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AbsoluteDate</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Form is YYYY-MM-DD for example for January 5, 2009 it is 2009-01-05.</w:t>
            </w:r>
          </w:p>
        </w:tc>
        <w:bookmarkEnd w:id="1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9" w:name="BKM_670FC8EB_0366_4c6d_ACD1_AE02F9A2A270"/>
            <w:bookmarkEnd w:id="19"/>
            <w:r>
              <w:rPr>
                <w:b/>
                <w:bCs/>
                <w:sz w:val="22"/>
                <w:szCs w:val="22"/>
              </w:rPr>
              <w:t>version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Form is IEC61970CIMXXvYY_IEC61968CIMXXvYY_combined where XX is the major CIM package version and the YY is the minor version, and different packages could have different major and minor versions. For example IEC61970CIM13v18_IEC61968CIM10v16_combined.  Additional packages might be added in the future.</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20" w:name="BKM_135F2650_3B03_4c55_8FE6_532A2F8E859C"/>
      <w:r w:rsidRPr="00FA49F7">
        <w:rPr>
          <w:sz w:val="25"/>
          <w:szCs w:val="24"/>
          <w:u w:val="none"/>
          <w:shd w:val="clear" w:color="auto" w:fill="auto"/>
        </w:rPr>
        <w:t>Boolean</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«Primitive»</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 xml:space="preserve">A type with the value space "true" and "false". </w:t>
      </w:r>
      <w:bookmarkEnd w:id="20"/>
    </w:p>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21" w:name="BKM_82E294E9_7699_40e7_A2D2_3C0AEBA74D40"/>
      <w:bookmarkEnd w:id="21"/>
      <w:r w:rsidRPr="00FA49F7">
        <w:rPr>
          <w:sz w:val="25"/>
          <w:szCs w:val="24"/>
          <w:u w:val="none"/>
          <w:shd w:val="clear" w:color="auto" w:fill="auto"/>
        </w:rPr>
        <w:t>Customer</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Organi</w:t>
      </w:r>
      <w:del w:id="22" w:author="" w:date="2012-07-19T13:37:00Z">
        <w:r w:rsidRPr="00FA49F7" w:rsidDel="00AD65A6">
          <w:rPr>
            <w:rFonts w:ascii="Arial" w:hAnsi="Arial" w:cs="Arial"/>
            <w:i/>
            <w:iCs/>
            <w:sz w:val="25"/>
            <w:szCs w:val="24"/>
          </w:rPr>
          <w:delText>s</w:delText>
        </w:r>
      </w:del>
      <w:ins w:id="23" w:author="" w:date="2012-07-19T13:37:00Z">
        <w:r w:rsidR="00AD65A6">
          <w:rPr>
            <w:rFonts w:ascii="Arial" w:hAnsi="Arial" w:cs="Arial"/>
            <w:i/>
            <w:iCs/>
            <w:sz w:val="25"/>
            <w:szCs w:val="24"/>
          </w:rPr>
          <w:t>z</w:t>
        </w:r>
      </w:ins>
      <w:r w:rsidRPr="00FA49F7">
        <w:rPr>
          <w:rFonts w:ascii="Arial" w:hAnsi="Arial" w:cs="Arial"/>
          <w:i/>
          <w:iCs/>
          <w:sz w:val="25"/>
          <w:szCs w:val="24"/>
        </w:rPr>
        <w:t>ation receiving services from ServiceSupplier.</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24" w:name="BKM_C9DFE26C_313C_4fe1_B712_5701437BF7E8"/>
            <w:bookmarkEnd w:id="24"/>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 xml:space="preserve">The name is any free human readable and possibly non unique text naming the </w:t>
            </w:r>
            <w:r>
              <w:rPr>
                <w:i/>
                <w:iCs/>
                <w:sz w:val="22"/>
                <w:szCs w:val="22"/>
              </w:rPr>
              <w:lastRenderedPageBreak/>
              <w:t>object.</w:t>
            </w:r>
          </w:p>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25" w:name="BKM_CE7B403E_9F25_42dc_970E_26970317925F"/>
      <w:bookmarkEnd w:id="25"/>
      <w:r w:rsidRPr="00FA49F7">
        <w:rPr>
          <w:sz w:val="25"/>
          <w:szCs w:val="24"/>
          <w:u w:val="none"/>
          <w:shd w:val="clear" w:color="auto" w:fill="auto"/>
        </w:rPr>
        <w:lastRenderedPageBreak/>
        <w:t>CustomerAgreement</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Agreement between the customer and the ServiceSupplier to pay for service at a specific service location. It provides for the recording of certain billing information about the type of service provided at the service location and is used during charge creation to determine the type of service.</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26" w:name="BKM_EFFC5A79_DD60_4e69_908C_62F125CA3E64"/>
            <w:bookmarkEnd w:id="26"/>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The name is any free human readable and possibly non unique text naming the object.</w:t>
            </w:r>
          </w:p>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27" w:name="BKM_C2CED8B4_4412_4863_A771_91390CEA0F39"/>
      <w:bookmarkEnd w:id="27"/>
      <w:r w:rsidRPr="00FA49F7">
        <w:rPr>
          <w:sz w:val="25"/>
          <w:szCs w:val="24"/>
          <w:u w:val="none"/>
          <w:shd w:val="clear" w:color="auto" w:fill="auto"/>
        </w:rPr>
        <w:t>CustomerAuthori</w:t>
      </w:r>
      <w:del w:id="28" w:author="" w:date="2012-07-19T14:06:00Z">
        <w:r w:rsidRPr="00FA49F7" w:rsidDel="00496474">
          <w:rPr>
            <w:sz w:val="25"/>
            <w:szCs w:val="24"/>
            <w:u w:val="none"/>
            <w:shd w:val="clear" w:color="auto" w:fill="auto"/>
          </w:rPr>
          <w:delText>s</w:delText>
        </w:r>
      </w:del>
      <w:ins w:id="29" w:author="" w:date="2012-07-19T14:06:00Z">
        <w:r w:rsidR="00496474">
          <w:rPr>
            <w:sz w:val="25"/>
            <w:szCs w:val="24"/>
            <w:u w:val="none"/>
            <w:shd w:val="clear" w:color="auto" w:fill="auto"/>
          </w:rPr>
          <w:t>z</w:t>
        </w:r>
      </w:ins>
      <w:r w:rsidRPr="00FA49F7">
        <w:rPr>
          <w:sz w:val="25"/>
          <w:szCs w:val="24"/>
          <w:u w:val="none"/>
          <w:shd w:val="clear" w:color="auto" w:fill="auto"/>
        </w:rPr>
        <w:t>ation</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Holds an authori</w:t>
      </w:r>
      <w:del w:id="30" w:author="" w:date="2012-07-19T14:06:00Z">
        <w:r w:rsidRPr="00FA49F7" w:rsidDel="00496474">
          <w:rPr>
            <w:rFonts w:ascii="Arial" w:hAnsi="Arial" w:cs="Arial"/>
            <w:i/>
            <w:iCs/>
            <w:sz w:val="25"/>
            <w:szCs w:val="24"/>
          </w:rPr>
          <w:delText>s</w:delText>
        </w:r>
      </w:del>
      <w:ins w:id="31" w:author="" w:date="2012-07-19T14:06:00Z">
        <w:r w:rsidR="00496474">
          <w:rPr>
            <w:rFonts w:ascii="Arial" w:hAnsi="Arial" w:cs="Arial"/>
            <w:i/>
            <w:iCs/>
            <w:sz w:val="25"/>
            <w:szCs w:val="24"/>
          </w:rPr>
          <w:t>z</w:t>
        </w:r>
      </w:ins>
      <w:r w:rsidRPr="00FA49F7">
        <w:rPr>
          <w:rFonts w:ascii="Arial" w:hAnsi="Arial" w:cs="Arial"/>
          <w:i/>
          <w:iCs/>
          <w:sz w:val="25"/>
          <w:szCs w:val="24"/>
        </w:rPr>
        <w:t xml:space="preserve">ation for access to specific user-private data granted to a third party service provider. </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32" w:name="BKM_CA6BC961_885A_4695_AE7A_85B94409110D"/>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authorizationServer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anyURI</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Contains the URI link to the authorization endpoint associated with this authorization. </w:t>
            </w:r>
          </w:p>
        </w:tc>
        <w:bookmarkEnd w:id="3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3" w:name="BKM_45770DB0_2C2E_40b8_8AFC_9DD2E15B53EC"/>
            <w:r>
              <w:rPr>
                <w:b/>
                <w:bCs/>
                <w:sz w:val="22"/>
                <w:szCs w:val="22"/>
              </w:rPr>
              <w:t>authorizedPeriod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DateTimeInterval</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Restricts access to requests or subscriptions within this date time interval. </w:t>
            </w:r>
          </w:p>
        </w:tc>
        <w:bookmarkEnd w:id="3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4" w:name="BKM_2E2BC626_F4FE_4c0d_A29B_64E94F4DEDEC"/>
            <w:r>
              <w:rPr>
                <w:b/>
                <w:bCs/>
                <w:sz w:val="22"/>
                <w:szCs w:val="22"/>
              </w:rPr>
              <w:t>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The name is any free human readable and possibly non unique text naming the object.</w:t>
            </w:r>
          </w:p>
          <w:p w:rsidR="00996343" w:rsidRDefault="00996343" w:rsidP="000778EA">
            <w:pPr>
              <w:spacing w:before="20" w:after="20"/>
              <w:rPr>
                <w:sz w:val="22"/>
                <w:szCs w:val="22"/>
              </w:rPr>
            </w:pPr>
          </w:p>
        </w:tc>
        <w:bookmarkEnd w:id="3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5" w:name="BKM_9C44A16D_B5AE_4317_8DAE_D9943720A786"/>
            <w:r>
              <w:rPr>
                <w:b/>
                <w:bCs/>
                <w:sz w:val="22"/>
                <w:szCs w:val="22"/>
              </w:rPr>
              <w:t>validityInterval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DateTimeInterval</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Date and time interval this agreement is valid (from going into effect to termination).</w:t>
            </w:r>
          </w:p>
        </w:tc>
        <w:bookmarkEnd w:id="3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6" w:name="BKM_FC33F593_3436_42d2_B7C0_444BC4C65A8F"/>
            <w:r>
              <w:rPr>
                <w:b/>
                <w:bCs/>
                <w:sz w:val="22"/>
                <w:szCs w:val="22"/>
              </w:rPr>
              <w:t>accessToken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String32</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Contains the access token associated with this authorization. </w:t>
            </w:r>
          </w:p>
        </w:tc>
        <w:bookmarkEnd w:id="3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7" w:name="BKM_937AAF4D_21CD_4935_A840_8F6462685923"/>
            <w:r>
              <w:rPr>
                <w:b/>
                <w:bCs/>
                <w:sz w:val="22"/>
                <w:szCs w:val="22"/>
              </w:rPr>
              <w:t>publishedPeriod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DateTimeInterval</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Restricts access to the objects within the associated resource that were published within this date time interval. </w:t>
            </w:r>
          </w:p>
        </w:tc>
        <w:bookmarkEnd w:id="3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8" w:name="BKM_4ACC1C0F_8DEA_43a4_9476_81AD035BE7BF"/>
            <w:r>
              <w:rPr>
                <w:b/>
                <w:bCs/>
                <w:sz w:val="22"/>
                <w:szCs w:val="22"/>
              </w:rPr>
              <w:t>resource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anyURI</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Contains the identifier of the resource, same as was specified in OAuth "scope". </w:t>
            </w:r>
          </w:p>
        </w:tc>
        <w:bookmarkEnd w:id="3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9" w:name="BKM_EB70484C_2FF3_42eb_BF0B_C62E332AA96E"/>
            <w:bookmarkEnd w:id="39"/>
            <w:r>
              <w:rPr>
                <w:b/>
                <w:bCs/>
                <w:sz w:val="22"/>
                <w:szCs w:val="22"/>
              </w:rPr>
              <w:t>status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UInt8</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 xml:space="preserve">The status of this authorization. </w:t>
            </w:r>
          </w:p>
          <w:p w:rsidR="00996343" w:rsidRDefault="00996343" w:rsidP="000778EA">
            <w:pPr>
              <w:spacing w:before="20" w:after="20"/>
              <w:rPr>
                <w:sz w:val="22"/>
                <w:szCs w:val="22"/>
              </w:rPr>
            </w:pPr>
            <w:r>
              <w:rPr>
                <w:sz w:val="22"/>
                <w:szCs w:val="22"/>
              </w:rPr>
              <w:t>0 - Revoked</w:t>
            </w:r>
          </w:p>
          <w:p w:rsidR="00996343" w:rsidRDefault="00996343" w:rsidP="000778EA">
            <w:pPr>
              <w:spacing w:before="20" w:after="20"/>
              <w:rPr>
                <w:sz w:val="22"/>
                <w:szCs w:val="22"/>
              </w:rPr>
            </w:pPr>
            <w:r>
              <w:rPr>
                <w:sz w:val="22"/>
                <w:szCs w:val="22"/>
              </w:rPr>
              <w:t>1 - Active</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40" w:name="BKM_F47963DF_D209_44a1_8E8C_45763AB59896"/>
      <w:bookmarkEnd w:id="40"/>
      <w:r w:rsidRPr="00FA49F7">
        <w:rPr>
          <w:sz w:val="25"/>
          <w:szCs w:val="24"/>
          <w:u w:val="none"/>
          <w:shd w:val="clear" w:color="auto" w:fill="auto"/>
        </w:rPr>
        <w:t>DateTimeInterval</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«Compound»</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Interval of date and time.</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41" w:name="BKM_A0891F94_76BB_4065_BEB3_AC73C924D576"/>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lastRenderedPageBreak/>
              <w:t>start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AbsoluteDateTime</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Date and time that this interval started.</w:t>
            </w:r>
          </w:p>
        </w:tc>
        <w:bookmarkEnd w:id="4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2" w:name="BKM_E24A6757_CFC8_4600_BF5D_9025A269EB8F"/>
            <w:r>
              <w:rPr>
                <w:b/>
                <w:bCs/>
                <w:sz w:val="22"/>
                <w:szCs w:val="22"/>
              </w:rPr>
              <w:t>end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AbsoluteDateTime</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Date and time that this interval ended.</w:t>
            </w:r>
          </w:p>
        </w:tc>
        <w:bookmarkEnd w:id="4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3" w:name="BKM_1649CE78_1450_4b9e_807E_2C536FD34F1F"/>
            <w:bookmarkEnd w:id="43"/>
            <w:r>
              <w:rPr>
                <w:b/>
                <w:bCs/>
                <w:sz w:val="22"/>
                <w:szCs w:val="22"/>
              </w:rPr>
              <w:t>duration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Duration</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duration of this interval, in seconds</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44" w:name="BKM_26BB29AC_CB7D_40bd_9C4B_AE08FD8D3CEE"/>
      <w:r w:rsidRPr="00FA49F7">
        <w:rPr>
          <w:sz w:val="25"/>
          <w:szCs w:val="24"/>
          <w:u w:val="none"/>
          <w:shd w:val="clear" w:color="auto" w:fill="auto"/>
        </w:rPr>
        <w:t>Duration</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«CIMDatatype»</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 xml:space="preserve">An interval of time, specified in ISO 8601 compatible format.  </w:t>
      </w:r>
      <w:bookmarkEnd w:id="44"/>
    </w:p>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45" w:name="BKM_269AF11D_1532_41cc_B915_5098AE172CFF"/>
      <w:bookmarkEnd w:id="45"/>
      <w:r w:rsidRPr="00FA49F7">
        <w:rPr>
          <w:sz w:val="25"/>
          <w:szCs w:val="24"/>
          <w:u w:val="none"/>
          <w:shd w:val="clear" w:color="auto" w:fill="auto"/>
        </w:rPr>
        <w:t>ElectricPowerQualitySummary</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sz w:val="25"/>
          <w:szCs w:val="24"/>
        </w:rPr>
      </w:pPr>
      <w:r w:rsidRPr="00FA49F7">
        <w:rPr>
          <w:rFonts w:ascii="Arial" w:hAnsi="Arial" w:cs="Arial"/>
          <w:sz w:val="25"/>
          <w:szCs w:val="24"/>
        </w:rPr>
        <w:t>A summary of power quality events. This information represents a summary of power quality information typically required by customer facility energy management systems. It is not intended to satisfy the detailed requirements of power quality monitoring. All values are as defined by measurementProtocol during the period. The standards typically also give ranges of allowed values; the information attributes are the raw measurements, not the "yes/no" determination by the various standards. See referenced standards for definition, measurement protocol  and period.</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46" w:name="BKM_EE956F51_708F_4cca_AF84_6E6958EA5C66"/>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flickerPlt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A measurement of long term Rapid Voltage Change </w:t>
            </w:r>
          </w:p>
        </w:tc>
        <w:bookmarkEnd w:id="4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7" w:name="BKM_5411D973_4575_42e5_B950_6B0A67A0BE64"/>
            <w:r>
              <w:rPr>
                <w:b/>
                <w:bCs/>
                <w:sz w:val="22"/>
                <w:szCs w:val="22"/>
              </w:rPr>
              <w:t>flickerPst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flickerPst is a value measured over 10 minutes that characterizes the likelihood that the voltage fluctuations would result in perceptible light flicker. A value of 1.0 is designed to represent the level that 50% of people would perceive flicker in a 60 watt incandescent bulb.</w:t>
            </w:r>
          </w:p>
        </w:tc>
        <w:bookmarkEnd w:id="4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8" w:name="BKM_4F13579F_2B39_4d46_8539_C1B1A04F4FC4"/>
            <w:r>
              <w:rPr>
                <w:b/>
                <w:bCs/>
                <w:sz w:val="22"/>
                <w:szCs w:val="22"/>
              </w:rPr>
              <w:t>harmonicVoltage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 measurement of the Harmonic Voltage during the period. For DC, distortion is with respect to a signal of zero Hz.</w:t>
            </w:r>
          </w:p>
        </w:tc>
        <w:bookmarkEnd w:id="4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9" w:name="BKM_B36562E4_2619_4eb7_A8A2_E65308A058A9"/>
            <w:r>
              <w:rPr>
                <w:b/>
                <w:bCs/>
                <w:sz w:val="22"/>
                <w:szCs w:val="22"/>
              </w:rPr>
              <w:t>longInterruptions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 count of Long Interruption events (as defined by measurementProtocol) during the summary interval period.</w:t>
            </w:r>
          </w:p>
        </w:tc>
        <w:bookmarkEnd w:id="4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0" w:name="BKM_B6468AC0_EC6F_46f7_B6D0_7EE4CC350A53"/>
            <w:r>
              <w:rPr>
                <w:b/>
                <w:bCs/>
                <w:sz w:val="22"/>
                <w:szCs w:val="22"/>
              </w:rPr>
              <w:t>mainsVoltage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 measurement of the Mains [Signaling] Voltage during the summary interval period.</w:t>
            </w:r>
          </w:p>
        </w:tc>
        <w:bookmarkEnd w:id="5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1" w:name="BKM_B96A267D_A7BC_4948_AC6A_0FCE7ED00CD8"/>
            <w:r>
              <w:rPr>
                <w:b/>
                <w:bCs/>
                <w:sz w:val="22"/>
                <w:szCs w:val="22"/>
              </w:rPr>
              <w:t>measurementProtocol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 reference to the source used as the measurement protocol definition. e.g. "IEEE1519-2009", "EN50160"</w:t>
            </w:r>
          </w:p>
        </w:tc>
        <w:bookmarkEnd w:id="5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2" w:name="BKM_EA8E5F1E_FAB0_4992_9BAB_2B8D5C3F91B1"/>
            <w:r>
              <w:rPr>
                <w:b/>
                <w:bCs/>
                <w:sz w:val="22"/>
                <w:szCs w:val="22"/>
              </w:rPr>
              <w:t>powerFrequency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 measurement of the power frequency during the summary interval period.</w:t>
            </w:r>
          </w:p>
        </w:tc>
        <w:bookmarkEnd w:id="5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3" w:name="BKM_54BB7501_6B4B_4262_95A5_20E3655215CE"/>
            <w:r>
              <w:rPr>
                <w:b/>
                <w:bCs/>
                <w:sz w:val="22"/>
                <w:szCs w:val="22"/>
              </w:rPr>
              <w:t>rapidVoltageChanges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 count of Rapid Voltage Change events during the summary interval period</w:t>
            </w:r>
          </w:p>
        </w:tc>
        <w:bookmarkEnd w:id="5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4" w:name="BKM_C7181C94_5AA5_4080_9259_8E0814E8DFC9"/>
            <w:r>
              <w:rPr>
                <w:b/>
                <w:bCs/>
                <w:sz w:val="22"/>
                <w:szCs w:val="22"/>
              </w:rPr>
              <w:lastRenderedPageBreak/>
              <w:t>shortInterruptions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A count of Short Interruption events during the summary interval period </w:t>
            </w:r>
          </w:p>
        </w:tc>
        <w:bookmarkEnd w:id="5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5" w:name="BKM_94D1327B_049C_4c4e_80A5_DDF846D1E5C2"/>
            <w:r>
              <w:rPr>
                <w:b/>
                <w:bCs/>
                <w:sz w:val="22"/>
                <w:szCs w:val="22"/>
              </w:rPr>
              <w:t>summaryInterval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DateTimeInterval</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Interval of summary period</w:t>
            </w:r>
          </w:p>
        </w:tc>
        <w:bookmarkEnd w:id="5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6" w:name="BKM_6FED1482_0889_4a3d_BAB7_CB30CFBC885F"/>
            <w:r>
              <w:rPr>
                <w:b/>
                <w:bCs/>
                <w:sz w:val="22"/>
                <w:szCs w:val="22"/>
              </w:rPr>
              <w:t>supplyVoltageDips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A count of Supply Voltage Dip events during the summary interval period </w:t>
            </w:r>
          </w:p>
        </w:tc>
        <w:bookmarkEnd w:id="5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7" w:name="BKM_C2703CAF_23AC_4a4c_A355_9FD2C2B61782"/>
            <w:r>
              <w:rPr>
                <w:b/>
                <w:bCs/>
                <w:sz w:val="22"/>
                <w:szCs w:val="22"/>
              </w:rPr>
              <w:t>supplyVoltageImbalance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A count of Supply Voltage Imbalance events during the summary interval period </w:t>
            </w:r>
          </w:p>
        </w:tc>
        <w:bookmarkEnd w:id="5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8" w:name="BKM_7332B3C2_AA88_4205_97B4_E31F513F2C40"/>
            <w:r>
              <w:rPr>
                <w:b/>
                <w:bCs/>
                <w:sz w:val="22"/>
                <w:szCs w:val="22"/>
              </w:rPr>
              <w:t>supplyVoltageVariations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A count of Supply Voltage Variations during the summary interval period </w:t>
            </w:r>
          </w:p>
        </w:tc>
        <w:bookmarkEnd w:id="5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9" w:name="BKM_6CB08406_9AD4_4126_AE6A_A68D919A05FE"/>
            <w:bookmarkEnd w:id="59"/>
            <w:r>
              <w:rPr>
                <w:b/>
                <w:bCs/>
                <w:sz w:val="22"/>
                <w:szCs w:val="22"/>
              </w:rPr>
              <w:t>tempOvervoltage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A count of Temporary Overvoltage events (as defined by measurementProtocol) during the summary interval period </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60" w:name="BKM_B49D5E21_0F65_4415_B1D3_EA6AE3A7454D"/>
      <w:bookmarkEnd w:id="60"/>
      <w:r w:rsidRPr="00FA49F7">
        <w:rPr>
          <w:sz w:val="25"/>
          <w:szCs w:val="24"/>
          <w:u w:val="none"/>
          <w:shd w:val="clear" w:color="auto" w:fill="auto"/>
        </w:rPr>
        <w:t>EndDeviceAsset</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sz w:val="25"/>
          <w:szCs w:val="24"/>
        </w:rPr>
      </w:pPr>
      <w:r w:rsidRPr="00FA49F7">
        <w:rPr>
          <w:rFonts w:ascii="Arial" w:hAnsi="Arial" w:cs="Arial"/>
          <w:sz w:val="25"/>
          <w:szCs w:val="24"/>
        </w:rPr>
        <w:t>AssetContainer that performs one or more end device functions. One type of EndDeviceAsset is a MeterAsset which can perform metering, load management, connect/disconnect, accounting functions, etc. Some EndDeviceAssets, such as ones monitoring and controlling air conditioner, refrigerator, pool pumps may be connected to a MeterAsset. All EndDeviceAssets may have communication capability defined by the associated ComFunction(s). An EndDeviceAsset may be owned by a consumer, a service provider, utility or otherwise.</w:t>
      </w:r>
    </w:p>
    <w:p w:rsidR="00996343" w:rsidRPr="00496474" w:rsidRDefault="00996343" w:rsidP="00996343">
      <w:pPr>
        <w:spacing w:after="120"/>
        <w:ind w:left="2160"/>
        <w:rPr>
          <w:rFonts w:ascii="Arial" w:hAnsi="Arial" w:cs="Arial"/>
          <w:sz w:val="25"/>
          <w:szCs w:val="25"/>
          <w:rPrChange w:id="61" w:author="" w:date="2012-07-19T14:04:00Z">
            <w:rPr>
              <w:sz w:val="24"/>
              <w:szCs w:val="24"/>
            </w:rPr>
          </w:rPrChange>
        </w:rPr>
      </w:pPr>
      <w:r w:rsidRPr="00496474">
        <w:rPr>
          <w:rFonts w:ascii="Arial" w:hAnsi="Arial" w:cs="Arial"/>
          <w:sz w:val="25"/>
          <w:szCs w:val="25"/>
          <w:rPrChange w:id="62" w:author="" w:date="2012-07-19T14:04:00Z">
            <w:rPr>
              <w:sz w:val="24"/>
              <w:szCs w:val="24"/>
            </w:rPr>
          </w:rPrChange>
        </w:rPr>
        <w:t>There may be a related end device function that identifies a sensor or control point within a metering application or communications systems (e.g., water, gas, electricity).</w:t>
      </w:r>
    </w:p>
    <w:p w:rsidR="00996343" w:rsidRPr="00496474" w:rsidRDefault="00996343" w:rsidP="00996343">
      <w:pPr>
        <w:spacing w:after="120"/>
        <w:ind w:left="2160"/>
        <w:rPr>
          <w:rFonts w:ascii="Arial" w:hAnsi="Arial" w:cs="Arial"/>
          <w:sz w:val="25"/>
          <w:szCs w:val="25"/>
          <w:rPrChange w:id="63" w:author="" w:date="2012-07-19T14:04:00Z">
            <w:rPr>
              <w:sz w:val="24"/>
              <w:szCs w:val="24"/>
            </w:rPr>
          </w:rPrChange>
        </w:rPr>
      </w:pPr>
      <w:r w:rsidRPr="00496474">
        <w:rPr>
          <w:rFonts w:ascii="Arial" w:hAnsi="Arial" w:cs="Arial"/>
          <w:sz w:val="25"/>
          <w:szCs w:val="25"/>
          <w:rPrChange w:id="64" w:author="" w:date="2012-07-19T14:04:00Z">
            <w:rPr>
              <w:sz w:val="24"/>
              <w:szCs w:val="24"/>
            </w:rPr>
          </w:rPrChange>
        </w:rPr>
        <w:t>Some devices may use an optical port that conforms to the ANSI C12.18 standard for communications.</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65" w:name="BKM_417B78EC_2C93_4625_8DF1_0B8A5822E779"/>
            <w:bookmarkEnd w:id="65"/>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The name is any free human readable and possibly non unique text naming the object.</w:t>
            </w:r>
          </w:p>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66" w:name="BKM_BDFC8DEF_BB8A_458f_85D5_29F0499B04F4"/>
      <w:r w:rsidRPr="00FA49F7">
        <w:rPr>
          <w:sz w:val="25"/>
          <w:szCs w:val="24"/>
          <w:u w:val="none"/>
          <w:shd w:val="clear" w:color="auto" w:fill="auto"/>
        </w:rPr>
        <w:t>EnergyUsageInformation</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sz w:val="25"/>
          <w:szCs w:val="24"/>
        </w:rPr>
      </w:pPr>
      <w:r w:rsidRPr="00FA49F7">
        <w:rPr>
          <w:rFonts w:ascii="Arial" w:hAnsi="Arial" w:cs="Arial"/>
          <w:sz w:val="25"/>
          <w:szCs w:val="24"/>
        </w:rPr>
        <w:t xml:space="preserve">A collection of customer energy usage information. This class is a container, and has no attributes.   </w:t>
      </w:r>
      <w:bookmarkEnd w:id="66"/>
    </w:p>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67" w:name="BKM_6C121BF6_B73C_4451_960C_9818B33F1086"/>
      <w:r w:rsidRPr="00FA49F7">
        <w:rPr>
          <w:sz w:val="25"/>
          <w:szCs w:val="24"/>
          <w:u w:val="none"/>
          <w:shd w:val="clear" w:color="auto" w:fill="auto"/>
        </w:rPr>
        <w:t>Float</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«Primitive»</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 xml:space="preserve">A floating point number. The range is unspecified and not limited. </w:t>
      </w:r>
      <w:bookmarkEnd w:id="67"/>
    </w:p>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68" w:name="BKM_0F9085AA_FD8B_4910_BA6B_C0F60FC80BCD"/>
      <w:bookmarkEnd w:id="68"/>
      <w:r w:rsidRPr="00FA49F7">
        <w:rPr>
          <w:sz w:val="25"/>
          <w:szCs w:val="24"/>
          <w:u w:val="none"/>
          <w:shd w:val="clear" w:color="auto" w:fill="auto"/>
        </w:rPr>
        <w:t>IdentifiedObject</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lastRenderedPageBreak/>
        <w:t>This is a root class to provide common identification for all classes needing identification and naming attributes</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69" w:name="BKM_75614DA4_A2C1_4cf9_9E73_50D727BEDB3A"/>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aliasName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aliasName is free text human readable name of the object alternative to IdentifiedObject.name. It may be non unique and may not correlate to a naming hierarchy.</w:t>
            </w:r>
          </w:p>
        </w:tc>
        <w:bookmarkEnd w:id="6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0" w:name="BKM_D801B888_A11A_4f5c_B7FF_D0F1E39F2AE6"/>
            <w:r>
              <w:rPr>
                <w:b/>
                <w:bCs/>
                <w:sz w:val="22"/>
                <w:szCs w:val="22"/>
              </w:rPr>
              <w:t>mRID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Master resource identifier issued by a model authority. The mRID is globally unique within an exchange context. The specific type and encoding of mRID is dependent on the context in which it is found by the adopting profiles.</w:t>
            </w:r>
          </w:p>
        </w:tc>
        <w:bookmarkEnd w:id="7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1" w:name="BKM_DB6B9744_5CB5_4eff_A80E_B74A9D3602E6"/>
            <w:bookmarkEnd w:id="71"/>
            <w:r>
              <w:rPr>
                <w:b/>
                <w:bCs/>
                <w:sz w:val="22"/>
                <w:szCs w:val="22"/>
              </w:rPr>
              <w:t>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name is any free human readable and possibly non unique text naming the object.</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72" w:name="BKM_2BA45CAB_00D4_4997_8ED7_A371417A6CF9"/>
      <w:r w:rsidRPr="00FA49F7">
        <w:rPr>
          <w:sz w:val="25"/>
          <w:szCs w:val="24"/>
          <w:u w:val="none"/>
          <w:shd w:val="clear" w:color="auto" w:fill="auto"/>
        </w:rPr>
        <w:t>Integer</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«Primitive»</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 xml:space="preserve">An integer number. The range is unspecified and not limited. </w:t>
      </w:r>
      <w:bookmarkEnd w:id="72"/>
    </w:p>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73" w:name="BKM_9E4EC8CD_4A6E_468d_823A_A68E6737F5F8"/>
      <w:r w:rsidRPr="00FA49F7">
        <w:rPr>
          <w:sz w:val="25"/>
          <w:szCs w:val="24"/>
          <w:u w:val="none"/>
          <w:shd w:val="clear" w:color="auto" w:fill="auto"/>
        </w:rPr>
        <w:t>IntervalBlock</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 xml:space="preserve">Time sequence of Readings of the same ReadingType.  </w:t>
      </w:r>
      <w:bookmarkEnd w:id="73"/>
    </w:p>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74" w:name="BKM_E21EDDF0_A768_48f1_9249_BD30DC2E6027"/>
      <w:bookmarkEnd w:id="74"/>
      <w:r w:rsidRPr="00FA49F7">
        <w:rPr>
          <w:sz w:val="25"/>
          <w:szCs w:val="24"/>
          <w:u w:val="none"/>
          <w:shd w:val="clear" w:color="auto" w:fill="auto"/>
        </w:rPr>
        <w:t>IntervalReading</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Data captured over a specific interval of time. If not specified, the duration is the intervalLength of the associated ReadingType, where the full definition of the units of measure is located.</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75" w:name="BKM_BD2B9C0D_E39D_4a8b_B6C3_B3DD7F1ECB6E"/>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cost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cost associated with this reading for this interval.</w:t>
            </w:r>
          </w:p>
        </w:tc>
        <w:bookmarkEnd w:id="7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6" w:name="BKM_58B0D5ED_EE1B_45cd_BD6E_7A42D97F5B5F"/>
            <w:r>
              <w:rPr>
                <w:b/>
                <w:bCs/>
                <w:sz w:val="22"/>
                <w:szCs w:val="22"/>
              </w:rPr>
              <w:t>interval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DateTimeInterval</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The time interval associated with the reading. </w:t>
            </w:r>
          </w:p>
        </w:tc>
        <w:bookmarkEnd w:id="7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7" w:name="BKM_1CD21B97_D0E8_4cb2_B750_C28ADFAAE524"/>
            <w:bookmarkEnd w:id="77"/>
            <w:r>
              <w:rPr>
                <w:b/>
                <w:bCs/>
                <w:sz w:val="22"/>
                <w:szCs w:val="22"/>
              </w:rPr>
              <w:t>value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Value of this interval reading.</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78" w:name="BKM_D652C0F1_E57D_4ae5_8F8E_40BFA2B4C8BC"/>
      <w:bookmarkEnd w:id="78"/>
      <w:r w:rsidRPr="00FA49F7">
        <w:rPr>
          <w:sz w:val="25"/>
          <w:szCs w:val="24"/>
          <w:u w:val="none"/>
          <w:shd w:val="clear" w:color="auto" w:fill="auto"/>
        </w:rPr>
        <w:t>MeterReading</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Set of values obtained from the meter.</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79" w:name="BKM_7E4EAD86_E192_4acb_8F0F_487956090FCF"/>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The name is any free human readable and possibly non unique text naming the object.</w:t>
            </w:r>
          </w:p>
          <w:p w:rsidR="00996343" w:rsidRDefault="00996343" w:rsidP="000778EA">
            <w:pPr>
              <w:spacing w:before="20" w:after="20"/>
              <w:rPr>
                <w:sz w:val="22"/>
                <w:szCs w:val="22"/>
              </w:rPr>
            </w:pPr>
          </w:p>
        </w:tc>
        <w:bookmarkEnd w:id="7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0" w:name="BKM_6819E2DE_6669_4559_8FB8_EE7C6DBCDD55"/>
            <w:bookmarkEnd w:id="80"/>
            <w:r>
              <w:rPr>
                <w:b/>
                <w:bCs/>
                <w:sz w:val="22"/>
                <w:szCs w:val="22"/>
              </w:rPr>
              <w:t>valuesInterval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DateTimeInterval</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Date and time interval of the data items contained within this meter reading.</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81" w:name="BKM_7F49AE25_5BB8_4859_9686_1214AF202F8C"/>
      <w:bookmarkEnd w:id="81"/>
      <w:r w:rsidRPr="00FA49F7">
        <w:rPr>
          <w:sz w:val="25"/>
          <w:szCs w:val="24"/>
          <w:u w:val="none"/>
          <w:shd w:val="clear" w:color="auto" w:fill="auto"/>
        </w:rPr>
        <w:lastRenderedPageBreak/>
        <w:t>NAESB_EUI_Version</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The combined version denotes the versions of the subpackages that have been combined into the total CIM model. This is a convenience instead of having to look at each subpackage.</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82" w:name="BKM_25925CA5_12C9_468f_B09A_ED8CE7F27BA8"/>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date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AbsoluteDate</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Form is YYYY-MM-DD for example for January 5, 2009 it is 2009-01-05.</w:t>
            </w:r>
          </w:p>
        </w:tc>
        <w:bookmarkEnd w:id="8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3" w:name="BKM_CA5DE15D_BD0C_4811_AAB1_7C17A20757EC"/>
            <w:bookmarkEnd w:id="83"/>
            <w:r>
              <w:rPr>
                <w:b/>
                <w:bCs/>
                <w:sz w:val="22"/>
                <w:szCs w:val="22"/>
              </w:rPr>
              <w:t>version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Form is naesb_eui_vXX.YY where XX is the major version and YY is the minor version.</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84" w:name="BKM_F5BFF7E9_2BD6_4002_B256_B58AA4197E6A"/>
      <w:bookmarkEnd w:id="84"/>
      <w:r w:rsidRPr="00FA49F7">
        <w:rPr>
          <w:sz w:val="25"/>
          <w:szCs w:val="24"/>
          <w:u w:val="none"/>
          <w:shd w:val="clear" w:color="auto" w:fill="auto"/>
        </w:rPr>
        <w:t>Name</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 xml:space="preserve">The Name class provides the means to define any number of human readable names for an object. </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85" w:name="BKM_4F3673CC_304F_4b77_84DE_9434D11F7005"/>
            <w:bookmarkEnd w:id="85"/>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Any free text that name the object.</w:t>
            </w:r>
          </w:p>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86" w:name="BKM_D0A39090_F980_44e4_BDA3_E374AC9080D1"/>
      <w:bookmarkEnd w:id="86"/>
      <w:r w:rsidRPr="00FA49F7">
        <w:rPr>
          <w:sz w:val="25"/>
          <w:szCs w:val="24"/>
          <w:u w:val="none"/>
          <w:shd w:val="clear" w:color="auto" w:fill="auto"/>
        </w:rPr>
        <w:t>NameType</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 xml:space="preserve">Type of name. Possible values for attribute 'name' are implementation dependent but standard profiles may specify types. An enterprise may have multiple information technology systems each having its own local name for the same object, e.g. a planning system may have different names from an energy management system. An object may also have different names within the same system. </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87" w:name="BKM_38ACA140_64A8_4394_89F3_3A5B94F3A9DE"/>
            <w:bookmarkEnd w:id="87"/>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Name of the name type.</w:t>
            </w:r>
          </w:p>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88" w:name="BKM_42ECA097_F338_46b6_B1A0_3660926E2447"/>
      <w:bookmarkEnd w:id="88"/>
      <w:r w:rsidRPr="00FA49F7">
        <w:rPr>
          <w:sz w:val="25"/>
          <w:szCs w:val="24"/>
          <w:u w:val="none"/>
          <w:shd w:val="clear" w:color="auto" w:fill="auto"/>
        </w:rPr>
        <w:t>NameTypeAuthority</w:t>
      </w:r>
      <w:r w:rsidRPr="00FA49F7">
        <w:rPr>
          <w:sz w:val="25"/>
          <w:szCs w:val="24"/>
          <w:u w:val="none"/>
          <w:shd w:val="clear" w:color="auto" w:fill="auto"/>
          <w:lang w:val="en-US"/>
        </w:rPr>
        <w:t xml:space="preserve">  </w:t>
      </w:r>
    </w:p>
    <w:p w:rsidR="00996343" w:rsidRDefault="00996343" w:rsidP="00996343">
      <w:pPr>
        <w:pStyle w:val="EA-AttributeLabel"/>
        <w:ind w:firstLine="0"/>
        <w:rPr>
          <w:color w:val="000000"/>
          <w:shd w:val="clear" w:color="auto" w:fill="auto"/>
          <w:lang w:val="en-US"/>
        </w:rPr>
      </w:pPr>
      <w:r>
        <w:rPr>
          <w:color w:val="000000"/>
          <w:shd w:val="clear" w:color="auto" w:fill="auto"/>
          <w:lang w:val="en-US"/>
        </w:rPr>
        <w:t>Authority responsible for creation and management of names of a given type; typically an organization or an enterprise system.</w:t>
      </w:r>
    </w:p>
    <w:p w:rsidR="00996343" w:rsidRDefault="00996343" w:rsidP="00996343">
      <w:pPr>
        <w:pStyle w:val="EA-AttributeLabel"/>
        <w:ind w:firstLine="0"/>
        <w:rPr>
          <w:b w:val="0"/>
          <w:bCs w:val="0"/>
          <w:i w:val="0"/>
          <w:iCs w:val="0"/>
          <w:color w:val="000000"/>
          <w:shd w:val="clear" w:color="auto" w:fill="auto"/>
          <w:lang w:val="en-US"/>
        </w:rPr>
      </w:pPr>
    </w:p>
    <w:p w:rsidR="00996343" w:rsidRDefault="00996343" w:rsidP="00996343">
      <w:pPr>
        <w:pStyle w:val="EA-AttributeLabel"/>
        <w:ind w:firstLine="0"/>
        <w:rPr>
          <w:b w:val="0"/>
          <w:bCs w:val="0"/>
          <w:i w:val="0"/>
          <w:iCs w:val="0"/>
          <w:shd w:val="clear" w:color="auto" w:fill="auto"/>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89" w:name="BKM_8B83911A_A012_4bd4_9F3F_13A84AC5EE30"/>
            <w:bookmarkEnd w:id="89"/>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Name of the name type authority.</w:t>
            </w:r>
          </w:p>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90" w:name="BKM_CC5A5F86_F82B_45d0_85A9_A84AD7B0ECA0"/>
      <w:bookmarkEnd w:id="90"/>
      <w:r w:rsidRPr="00FA49F7">
        <w:rPr>
          <w:sz w:val="25"/>
          <w:szCs w:val="24"/>
          <w:u w:val="none"/>
          <w:shd w:val="clear" w:color="auto" w:fill="auto"/>
        </w:rPr>
        <w:t>PositionPoint</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 xml:space="preserve">Set of spatial coordinates that determine a point, defined in coordinate system specified in 'Location.CoordinateSystem', or "WGS 84" if not specified otherwise. Use a single position point instance to </w:t>
      </w:r>
      <w:del w:id="91" w:author="" w:date="2012-07-19T13:50:00Z">
        <w:r w:rsidRPr="00FA49F7" w:rsidDel="00AD65A6">
          <w:rPr>
            <w:rFonts w:ascii="Arial" w:hAnsi="Arial" w:cs="Arial"/>
            <w:i/>
            <w:iCs/>
            <w:sz w:val="25"/>
            <w:szCs w:val="24"/>
          </w:rPr>
          <w:delText>desribe</w:delText>
        </w:r>
      </w:del>
      <w:ins w:id="92" w:author="" w:date="2012-07-19T13:50:00Z">
        <w:r w:rsidR="00AD65A6" w:rsidRPr="00FA49F7">
          <w:rPr>
            <w:rFonts w:ascii="Arial" w:hAnsi="Arial" w:cs="Arial"/>
            <w:i/>
            <w:iCs/>
            <w:sz w:val="25"/>
            <w:szCs w:val="24"/>
          </w:rPr>
          <w:t>describe</w:t>
        </w:r>
      </w:ins>
      <w:r w:rsidRPr="00FA49F7">
        <w:rPr>
          <w:rFonts w:ascii="Arial" w:hAnsi="Arial" w:cs="Arial"/>
          <w:i/>
          <w:iCs/>
          <w:sz w:val="25"/>
          <w:szCs w:val="24"/>
        </w:rPr>
        <w:t xml:space="preserve"> a point-oriented location. Use a sequence of position points to describe a line-oriented object </w:t>
      </w:r>
      <w:r w:rsidRPr="00FA49F7">
        <w:rPr>
          <w:rFonts w:ascii="Arial" w:hAnsi="Arial" w:cs="Arial"/>
          <w:i/>
          <w:iCs/>
          <w:sz w:val="25"/>
          <w:szCs w:val="24"/>
        </w:rPr>
        <w:lastRenderedPageBreak/>
        <w:t>(physical location of non-point oriented objects like cables or lines), or area of an object (like a substation or a geographical zone - in this case, have first and last position point with the same values).</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93" w:name="BKM_93E9E439_877B_47bb_93CF_31B0B8DCDE4C"/>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xPosition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X axis position.</w:t>
            </w:r>
          </w:p>
        </w:tc>
        <w:bookmarkEnd w:id="9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4" w:name="BKM_E6A7B5E2_7F5C_4da1_876B_02AA45E5603A"/>
            <w:r>
              <w:rPr>
                <w:b/>
                <w:bCs/>
                <w:sz w:val="22"/>
                <w:szCs w:val="22"/>
              </w:rPr>
              <w:t>yPosition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Y axis position.</w:t>
            </w:r>
          </w:p>
        </w:tc>
        <w:bookmarkEnd w:id="9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5" w:name="BKM_F1441AAC_906E_4bfd_AED4_BDDA7E4CA48B"/>
            <w:bookmarkEnd w:id="95"/>
            <w:r>
              <w:rPr>
                <w:b/>
                <w:bCs/>
                <w:sz w:val="22"/>
                <w:szCs w:val="22"/>
              </w:rPr>
              <w:t>zPosition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(if applicable) Z axis position.</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96" w:name="BKM_DC6AEC74_611F_4e5e_9B6C_FD8638BD54DF"/>
      <w:bookmarkEnd w:id="96"/>
      <w:r w:rsidRPr="00FA49F7">
        <w:rPr>
          <w:sz w:val="25"/>
          <w:szCs w:val="24"/>
          <w:u w:val="none"/>
          <w:shd w:val="clear" w:color="auto" w:fill="auto"/>
        </w:rPr>
        <w:t>QualityOfReading</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Default="00996343" w:rsidP="00996343">
      <w:pPr>
        <w:pStyle w:val="EA-AttributeLabel"/>
        <w:ind w:firstLine="0"/>
        <w:rPr>
          <w:color w:val="000000"/>
          <w:shd w:val="clear" w:color="auto" w:fill="auto"/>
          <w:lang w:val="en-US"/>
        </w:rPr>
      </w:pPr>
      <w:r>
        <w:rPr>
          <w:color w:val="000000"/>
          <w:shd w:val="clear" w:color="auto" w:fill="auto"/>
          <w:lang w:val="en-US"/>
        </w:rPr>
        <w:t>List of codes indicating the quality of the reading</w:t>
      </w:r>
    </w:p>
    <w:p w:rsidR="00996343" w:rsidRDefault="00996343" w:rsidP="00996343">
      <w:pPr>
        <w:pStyle w:val="EA-AttributeLabel"/>
        <w:ind w:firstLine="0"/>
        <w:rPr>
          <w:b w:val="0"/>
          <w:bCs w:val="0"/>
          <w:i w:val="0"/>
          <w:iCs w:val="0"/>
          <w:color w:val="000000"/>
          <w:shd w:val="clear" w:color="auto" w:fill="auto"/>
          <w:lang w:val="en-US"/>
        </w:rPr>
      </w:pPr>
    </w:p>
    <w:p w:rsidR="00996343" w:rsidRDefault="00996343" w:rsidP="00996343">
      <w:pPr>
        <w:pStyle w:val="EA-AttributeLabel"/>
        <w:ind w:firstLine="0"/>
        <w:rPr>
          <w:b w:val="0"/>
          <w:bCs w:val="0"/>
          <w:i w:val="0"/>
          <w:iCs w:val="0"/>
          <w:shd w:val="clear" w:color="auto" w:fill="auto"/>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97" w:name="BKM_15009D3F_131E_4ce2_9952_33BEB7C6B30B"/>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estimated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9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8" w:name="BKM_27FB6C9E_7394_44a9_83B0_C577E022D634"/>
            <w:r>
              <w:rPr>
                <w:b/>
                <w:bCs/>
                <w:sz w:val="22"/>
                <w:szCs w:val="22"/>
              </w:rPr>
              <w:t>forecast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9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9" w:name="BKM_82675599_F6E4_442a_BD83_0C96EB6F683B"/>
            <w:r>
              <w:rPr>
                <w:b/>
                <w:bCs/>
                <w:sz w:val="22"/>
                <w:szCs w:val="22"/>
              </w:rPr>
              <w:t>mixed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9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0" w:name="BKM_7E1AF12E_7DE1_469c_82EC_60AAF6FF4FF4"/>
            <w:r>
              <w:rPr>
                <w:b/>
                <w:bCs/>
                <w:sz w:val="22"/>
                <w:szCs w:val="22"/>
              </w:rPr>
              <w:t>raw</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0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1" w:name="BKM_DEEFC942_9BAC_4605_BFF0_6739567A0B5E"/>
            <w:r>
              <w:rPr>
                <w:b/>
                <w:bCs/>
                <w:sz w:val="22"/>
                <w:szCs w:val="22"/>
              </w:rPr>
              <w:t>validated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0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2" w:name="BKM_6AA06C6B_CB4E_4a23_AAAA_C7259BBFEABD"/>
            <w:r>
              <w:rPr>
                <w:b/>
                <w:bCs/>
                <w:sz w:val="22"/>
                <w:szCs w:val="22"/>
              </w:rPr>
              <w:t>normalizedForWeather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0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3" w:name="BKM_1A485A1E_4161_414f_A257_CAE2FE0DFA94"/>
            <w:bookmarkEnd w:id="103"/>
            <w:r>
              <w:rPr>
                <w:b/>
                <w:bCs/>
                <w:sz w:val="22"/>
                <w:szCs w:val="22"/>
              </w:rPr>
              <w:t>other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104" w:name="BKM_52A8F09D_9754_4aac_8757_96A16052DCBF"/>
      <w:bookmarkEnd w:id="104"/>
      <w:r w:rsidRPr="00FA49F7">
        <w:rPr>
          <w:sz w:val="25"/>
          <w:szCs w:val="24"/>
          <w:u w:val="none"/>
          <w:shd w:val="clear" w:color="auto" w:fill="auto"/>
        </w:rPr>
        <w:t>Reading</w:t>
      </w:r>
      <w:r w:rsidRPr="00FA49F7">
        <w:rPr>
          <w:sz w:val="25"/>
          <w:szCs w:val="24"/>
          <w:u w:val="none"/>
          <w:shd w:val="clear" w:color="auto" w:fill="auto"/>
          <w:lang w:val="en-US"/>
        </w:rPr>
        <w:t xml:space="preserve">  </w:t>
      </w:r>
    </w:p>
    <w:p w:rsidR="00996343" w:rsidRDefault="00996343" w:rsidP="00996343">
      <w:pPr>
        <w:pStyle w:val="EA-AttributeLabel"/>
        <w:ind w:firstLine="0"/>
        <w:rPr>
          <w:color w:val="000000"/>
          <w:shd w:val="clear" w:color="auto" w:fill="auto"/>
          <w:lang w:val="en-US"/>
        </w:rPr>
      </w:pPr>
      <w:r>
        <w:rPr>
          <w:color w:val="000000"/>
          <w:shd w:val="clear" w:color="auto" w:fill="auto"/>
          <w:lang w:val="en-US"/>
        </w:rPr>
        <w:t>Specific value measured by a meter or other asset. Each Reading is associated with a specific ReadingType.</w:t>
      </w:r>
    </w:p>
    <w:p w:rsidR="00996343" w:rsidRDefault="00996343" w:rsidP="00996343">
      <w:pPr>
        <w:pStyle w:val="EA-AttributeLabel"/>
        <w:ind w:firstLine="0"/>
        <w:rPr>
          <w:b w:val="0"/>
          <w:bCs w:val="0"/>
          <w:i w:val="0"/>
          <w:iCs w:val="0"/>
          <w:color w:val="000000"/>
          <w:shd w:val="clear" w:color="auto" w:fill="auto"/>
          <w:lang w:val="en-US"/>
        </w:rPr>
      </w:pPr>
    </w:p>
    <w:p w:rsidR="00996343" w:rsidRDefault="00996343" w:rsidP="00996343">
      <w:pPr>
        <w:pStyle w:val="EA-AttributeLabel"/>
        <w:ind w:firstLine="0"/>
        <w:rPr>
          <w:b w:val="0"/>
          <w:bCs w:val="0"/>
          <w:i w:val="0"/>
          <w:iCs w:val="0"/>
          <w:shd w:val="clear" w:color="auto" w:fill="auto"/>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105" w:name="BKM_BC1EC198_2B79_4708_982A_D3F0329C172A"/>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cost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Cost in a currency</w:t>
            </w:r>
          </w:p>
        </w:tc>
        <w:bookmarkEnd w:id="10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6" w:name="BKM_AC38CD7D_771D_4a5b_B411_FAF27A0BFBB1"/>
            <w:r>
              <w:rPr>
                <w:b/>
                <w:bCs/>
                <w:sz w:val="22"/>
                <w:szCs w:val="22"/>
              </w:rPr>
              <w:t>timeStamp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AbsoluteDateTime</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time when the value was last updated</w:t>
            </w:r>
          </w:p>
        </w:tc>
        <w:bookmarkEnd w:id="10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7" w:name="BKM_7EFE336C_29E5_456c_878E_9AA716859417"/>
            <w:bookmarkEnd w:id="107"/>
            <w:r>
              <w:rPr>
                <w:b/>
                <w:bCs/>
                <w:sz w:val="22"/>
                <w:szCs w:val="22"/>
              </w:rPr>
              <w:t>value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Value of this reading.</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108" w:name="BKM_CBEAA8A6_BD51_4960_B930_6A371FCDFA91"/>
      <w:bookmarkEnd w:id="108"/>
      <w:r w:rsidRPr="00FA49F7">
        <w:rPr>
          <w:sz w:val="25"/>
          <w:szCs w:val="24"/>
          <w:u w:val="none"/>
          <w:shd w:val="clear" w:color="auto" w:fill="auto"/>
        </w:rPr>
        <w:t>FlowDirectionKind</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This value identifies the direction of flow of what is being measured. Specific indications are supported especially for electrical measurements that can have complex values.</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109" w:name="BKM_FFA0B12F_050B_4ba8_A9B5_B4B6332A8EC8"/>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none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Not Applicable (N/A)</w:t>
            </w:r>
          </w:p>
        </w:tc>
        <w:bookmarkEnd w:id="10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10" w:name="BKM_CD793FD7_51EF_410b_8F30_123CD3F6E989"/>
            <w:r>
              <w:rPr>
                <w:b/>
                <w:bCs/>
                <w:sz w:val="22"/>
                <w:szCs w:val="22"/>
              </w:rPr>
              <w:t>forward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"Delivered," or "Imported" as defined 61968-2.</w:t>
            </w:r>
          </w:p>
          <w:p w:rsidR="00996343" w:rsidRDefault="00996343" w:rsidP="000778EA">
            <w:pPr>
              <w:spacing w:before="20" w:after="20"/>
              <w:rPr>
                <w:sz w:val="22"/>
                <w:szCs w:val="22"/>
              </w:rPr>
            </w:pPr>
          </w:p>
          <w:p w:rsidR="00996343" w:rsidRDefault="00996343" w:rsidP="000778EA">
            <w:pPr>
              <w:spacing w:before="20" w:after="20"/>
              <w:rPr>
                <w:sz w:val="22"/>
                <w:szCs w:val="22"/>
              </w:rPr>
            </w:pPr>
            <w:r>
              <w:rPr>
                <w:sz w:val="22"/>
                <w:szCs w:val="22"/>
              </w:rPr>
              <w:t xml:space="preserve">Forward Active Energy is a positive kWh value as one would naturally expect to find as energy is supplied by </w:t>
            </w:r>
            <w:r>
              <w:rPr>
                <w:sz w:val="22"/>
                <w:szCs w:val="22"/>
              </w:rPr>
              <w:lastRenderedPageBreak/>
              <w:t>the utility and consumed at the service.</w:t>
            </w:r>
          </w:p>
          <w:p w:rsidR="00996343" w:rsidRDefault="00996343" w:rsidP="000778EA">
            <w:pPr>
              <w:spacing w:before="20" w:after="20"/>
              <w:rPr>
                <w:sz w:val="22"/>
                <w:szCs w:val="22"/>
              </w:rPr>
            </w:pPr>
          </w:p>
          <w:p w:rsidR="00996343" w:rsidRDefault="00996343" w:rsidP="000778EA">
            <w:pPr>
              <w:spacing w:before="20" w:after="20"/>
              <w:rPr>
                <w:sz w:val="22"/>
                <w:szCs w:val="22"/>
              </w:rPr>
            </w:pPr>
            <w:r>
              <w:rPr>
                <w:sz w:val="22"/>
                <w:szCs w:val="22"/>
              </w:rPr>
              <w:t>Forward Reactive Energy is a positive VArh value as one would naturally expect to find in the presence of inductive loading.</w:t>
            </w:r>
          </w:p>
          <w:p w:rsidR="00996343" w:rsidRDefault="00996343" w:rsidP="000778EA">
            <w:pPr>
              <w:spacing w:before="20" w:after="20"/>
              <w:rPr>
                <w:sz w:val="22"/>
                <w:szCs w:val="22"/>
              </w:rPr>
            </w:pPr>
          </w:p>
          <w:p w:rsidR="00996343" w:rsidRDefault="00996343" w:rsidP="000778EA">
            <w:pPr>
              <w:spacing w:before="20" w:after="20"/>
              <w:rPr>
                <w:sz w:val="22"/>
                <w:szCs w:val="22"/>
              </w:rPr>
            </w:pPr>
            <w:r>
              <w:rPr>
                <w:sz w:val="22"/>
                <w:szCs w:val="22"/>
              </w:rPr>
              <w:t>In polyphase metering, the forward energy register is incremented when the sum of the phase energies is greater than zero:</w:t>
            </w:r>
          </w:p>
          <w:p w:rsidR="00996343" w:rsidRDefault="00996343" w:rsidP="000778EA">
            <w:pPr>
              <w:spacing w:before="20" w:after="20"/>
              <w:rPr>
                <w:sz w:val="22"/>
                <w:szCs w:val="22"/>
              </w:rPr>
            </w:pPr>
          </w:p>
          <w:p w:rsidR="00996343" w:rsidRDefault="00996343" w:rsidP="000778EA">
            <w:pPr>
              <w:spacing w:before="20" w:after="20"/>
              <w:rPr>
                <w:sz w:val="22"/>
                <w:szCs w:val="22"/>
              </w:rPr>
            </w:pPr>
            <w:r>
              <w:rPr>
                <w:i/>
                <w:iCs/>
                <w:sz w:val="22"/>
                <w:szCs w:val="22"/>
              </w:rPr>
              <w:t>Energy</w:t>
            </w:r>
            <w:r>
              <w:rPr>
                <w:i/>
                <w:iCs/>
                <w:sz w:val="22"/>
                <w:szCs w:val="22"/>
                <w:vertAlign w:val="subscript"/>
              </w:rPr>
              <w:t>A</w:t>
            </w:r>
            <w:r>
              <w:rPr>
                <w:i/>
                <w:iCs/>
                <w:sz w:val="22"/>
                <w:szCs w:val="22"/>
              </w:rPr>
              <w:t xml:space="preserve"> + Energy</w:t>
            </w:r>
            <w:r>
              <w:rPr>
                <w:i/>
                <w:iCs/>
                <w:sz w:val="22"/>
                <w:szCs w:val="22"/>
                <w:vertAlign w:val="subscript"/>
              </w:rPr>
              <w:t>B</w:t>
            </w:r>
            <w:r>
              <w:rPr>
                <w:i/>
                <w:iCs/>
                <w:sz w:val="22"/>
                <w:szCs w:val="22"/>
              </w:rPr>
              <w:t xml:space="preserve"> + Energy</w:t>
            </w:r>
            <w:r>
              <w:rPr>
                <w:i/>
                <w:iCs/>
                <w:sz w:val="22"/>
                <w:szCs w:val="22"/>
                <w:vertAlign w:val="subscript"/>
              </w:rPr>
              <w:t xml:space="preserve">C </w:t>
            </w:r>
            <w:r>
              <w:rPr>
                <w:i/>
                <w:iCs/>
                <w:sz w:val="22"/>
                <w:szCs w:val="22"/>
              </w:rPr>
              <w:t>&gt; 0</w:t>
            </w:r>
          </w:p>
        </w:tc>
        <w:bookmarkEnd w:id="11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11" w:name="BKM_94EA88FF_0299_48cf_90F3_074DFF34EC23"/>
            <w:r>
              <w:rPr>
                <w:b/>
                <w:bCs/>
                <w:sz w:val="22"/>
                <w:szCs w:val="22"/>
              </w:rPr>
              <w:lastRenderedPageBreak/>
              <w:t>lagging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 xml:space="preserve">Typically used to describe that a power factor is lagging the reference value. </w:t>
            </w:r>
          </w:p>
          <w:p w:rsidR="00996343" w:rsidRDefault="00996343" w:rsidP="000778EA">
            <w:pPr>
              <w:spacing w:before="20" w:after="20"/>
              <w:rPr>
                <w:sz w:val="22"/>
                <w:szCs w:val="22"/>
              </w:rPr>
            </w:pPr>
            <w:r>
              <w:rPr>
                <w:sz w:val="22"/>
                <w:szCs w:val="22"/>
              </w:rPr>
              <w:t>Note 1: When used to describe VA, “lagging” describes a form of measurement where reactive power is considered in all four quadrants, but real power is considered only in quadrants I and IV.</w:t>
            </w:r>
          </w:p>
          <w:p w:rsidR="00996343" w:rsidRDefault="00996343" w:rsidP="000778EA">
            <w:pPr>
              <w:spacing w:before="20" w:after="20"/>
              <w:rPr>
                <w:sz w:val="22"/>
                <w:szCs w:val="22"/>
              </w:rPr>
            </w:pPr>
            <w:r>
              <w:rPr>
                <w:sz w:val="22"/>
                <w:szCs w:val="22"/>
              </w:rPr>
              <w:t>Note 2: When used to describe power factor, the term “</w:t>
            </w:r>
            <w:del w:id="112" w:author="" w:date="2012-07-19T14:10:00Z">
              <w:r w:rsidDel="0007239B">
                <w:rPr>
                  <w:sz w:val="22"/>
                  <w:szCs w:val="22"/>
                </w:rPr>
                <w:delText>L</w:delText>
              </w:r>
            </w:del>
            <w:ins w:id="113" w:author="" w:date="2012-07-19T14:10:00Z">
              <w:r w:rsidR="0007239B">
                <w:rPr>
                  <w:sz w:val="22"/>
                  <w:szCs w:val="22"/>
                </w:rPr>
                <w:t>l</w:t>
              </w:r>
            </w:ins>
            <w:r>
              <w:rPr>
                <w:sz w:val="22"/>
                <w:szCs w:val="22"/>
              </w:rPr>
              <w:t>agging” implies that the PF is negative. The term “lagging” in this case takes the place of the negative sign. If a signed PF value is to be passed by the data producer, then the direction of flow enumeration zero (none) should be used in order to avoid the possibility of creating an expression that employs a double negative. The data consumer should be able to tell from the sign of the data if the PF is leading or lagging. This principle is analogous to the concept that “Reverse” energy is an implied negative value, and to publish a negative reverse value would be ambiguous.</w:t>
            </w:r>
          </w:p>
          <w:p w:rsidR="00996343" w:rsidRDefault="00996343" w:rsidP="000778EA">
            <w:pPr>
              <w:spacing w:before="20" w:after="20"/>
              <w:rPr>
                <w:sz w:val="22"/>
                <w:szCs w:val="22"/>
              </w:rPr>
            </w:pPr>
            <w:r>
              <w:rPr>
                <w:sz w:val="22"/>
                <w:szCs w:val="22"/>
              </w:rPr>
              <w:t>Note 3: Lagging power factors typically indicate inductive loading.</w:t>
            </w:r>
          </w:p>
        </w:tc>
        <w:bookmarkEnd w:id="11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14" w:name="BKM_E34D26B3_6DE2_4cd4_BD6E_30221A5D516B"/>
            <w:r>
              <w:rPr>
                <w:b/>
                <w:bCs/>
                <w:sz w:val="22"/>
                <w:szCs w:val="22"/>
              </w:rPr>
              <w:t>leading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Typically used to describe that a power factor is leading the reference value.</w:t>
            </w:r>
          </w:p>
          <w:p w:rsidR="00996343" w:rsidRDefault="00996343" w:rsidP="000778EA">
            <w:pPr>
              <w:spacing w:before="20" w:after="20"/>
              <w:rPr>
                <w:sz w:val="22"/>
                <w:szCs w:val="22"/>
              </w:rPr>
            </w:pPr>
            <w:r>
              <w:rPr>
                <w:sz w:val="22"/>
                <w:szCs w:val="22"/>
              </w:rPr>
              <w:t>Note: Leading power factors typically indicate capacitive loading.</w:t>
            </w:r>
          </w:p>
        </w:tc>
        <w:bookmarkEnd w:id="11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15" w:name="BKM_710A918A_8F9B_45c6_B0CE_114D2743954E"/>
            <w:r>
              <w:rPr>
                <w:b/>
                <w:bCs/>
                <w:sz w:val="22"/>
                <w:szCs w:val="22"/>
              </w:rPr>
              <w:t>net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|Forward| - |Reverse|, See 61968-2.</w:t>
            </w:r>
          </w:p>
          <w:p w:rsidR="00996343" w:rsidRDefault="00996343" w:rsidP="000778EA">
            <w:pPr>
              <w:spacing w:before="20" w:after="20"/>
              <w:rPr>
                <w:sz w:val="22"/>
                <w:szCs w:val="22"/>
              </w:rPr>
            </w:pPr>
          </w:p>
          <w:p w:rsidR="00996343" w:rsidRDefault="00996343" w:rsidP="000778EA">
            <w:pPr>
              <w:spacing w:before="20" w:after="20"/>
              <w:rPr>
                <w:sz w:val="22"/>
                <w:szCs w:val="22"/>
              </w:rPr>
            </w:pPr>
            <w:r>
              <w:rPr>
                <w:sz w:val="22"/>
                <w:szCs w:val="22"/>
              </w:rPr>
              <w:t xml:space="preserve">Note: In some systems, the value passed as a “net” value could become negative. In other systems the value passed as a “net” value is always a positive number, </w:t>
            </w:r>
            <w:r>
              <w:rPr>
                <w:sz w:val="22"/>
                <w:szCs w:val="22"/>
              </w:rPr>
              <w:lastRenderedPageBreak/>
              <w:t xml:space="preserve">and rolls-over and rolls-under as needed. </w:t>
            </w:r>
          </w:p>
        </w:tc>
        <w:bookmarkEnd w:id="11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16" w:name="BKM_B3C84D0D_C497_4798_8FEF_E8D15AF898F3"/>
            <w:r>
              <w:rPr>
                <w:b/>
                <w:bCs/>
                <w:sz w:val="22"/>
                <w:szCs w:val="22"/>
              </w:rPr>
              <w:lastRenderedPageBreak/>
              <w:t>q1plusQ2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Reactive positive quadrants. (The term “lagging” is preferred.)</w:t>
            </w:r>
          </w:p>
        </w:tc>
        <w:bookmarkEnd w:id="11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17" w:name="BKM_7276E72B_3337_4d25_921B_5AD2AC7C97F5"/>
            <w:r>
              <w:rPr>
                <w:b/>
                <w:bCs/>
                <w:sz w:val="22"/>
                <w:szCs w:val="22"/>
              </w:rPr>
              <w:t>q1plusQ3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Quadrants 1 and 3</w:t>
            </w:r>
          </w:p>
        </w:tc>
        <w:bookmarkEnd w:id="11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18" w:name="BKM_0F22200A_A507_4c74_A7C2_AF654813DD1C"/>
            <w:r>
              <w:rPr>
                <w:b/>
                <w:bCs/>
                <w:sz w:val="22"/>
                <w:szCs w:val="22"/>
              </w:rPr>
              <w:t>q1plusQ4</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Quadrants 1 and 4 usually represent forward active energy</w:t>
            </w:r>
          </w:p>
        </w:tc>
        <w:bookmarkEnd w:id="11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19" w:name="BKM_0BE7A9F1_B563_4d5c_82FC_08121925B92D"/>
            <w:r>
              <w:rPr>
                <w:b/>
                <w:bCs/>
                <w:sz w:val="22"/>
                <w:szCs w:val="22"/>
              </w:rPr>
              <w:t>q1minusQ4</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Q</w:t>
            </w:r>
            <w:ins w:id="120" w:author="" w:date="2012-07-19T14:11:00Z">
              <w:r w:rsidR="0007239B">
                <w:rPr>
                  <w:i/>
                  <w:iCs/>
                  <w:sz w:val="22"/>
                  <w:szCs w:val="22"/>
                </w:rPr>
                <w:t xml:space="preserve">uadrant </w:t>
              </w:r>
            </w:ins>
            <w:r>
              <w:rPr>
                <w:i/>
                <w:iCs/>
                <w:sz w:val="22"/>
                <w:szCs w:val="22"/>
              </w:rPr>
              <w:t>1 minus Q</w:t>
            </w:r>
            <w:ins w:id="121" w:author="" w:date="2012-07-19T14:11:00Z">
              <w:r w:rsidR="0007239B">
                <w:rPr>
                  <w:i/>
                  <w:iCs/>
                  <w:sz w:val="22"/>
                  <w:szCs w:val="22"/>
                </w:rPr>
                <w:t xml:space="preserve">uadrant </w:t>
              </w:r>
            </w:ins>
            <w:r>
              <w:rPr>
                <w:i/>
                <w:iCs/>
                <w:sz w:val="22"/>
                <w:szCs w:val="22"/>
              </w:rPr>
              <w:t>4</w:t>
            </w:r>
          </w:p>
        </w:tc>
        <w:bookmarkEnd w:id="11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22" w:name="BKM_F53D76DF_03AF_41b7_8CEC_94F6BD6AD694"/>
            <w:r>
              <w:rPr>
                <w:b/>
                <w:bCs/>
                <w:sz w:val="22"/>
                <w:szCs w:val="22"/>
              </w:rPr>
              <w:t>q2plusQ3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Quadrants 2 and 3 usually represent reverse active energy</w:t>
            </w:r>
          </w:p>
        </w:tc>
        <w:bookmarkEnd w:id="12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23" w:name="BKM_995C631E_A068_447c_85F5_A6F0D3B57664"/>
            <w:r>
              <w:rPr>
                <w:b/>
                <w:bCs/>
                <w:sz w:val="22"/>
                <w:szCs w:val="22"/>
              </w:rPr>
              <w:t>q2plusQ4</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Quadrants 2 and 4</w:t>
            </w:r>
          </w:p>
        </w:tc>
        <w:bookmarkEnd w:id="12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24" w:name="BKM_A81A05BE_5DED_47e0_B3ED_D7D4C742691F"/>
            <w:r>
              <w:rPr>
                <w:b/>
                <w:bCs/>
                <w:sz w:val="22"/>
                <w:szCs w:val="22"/>
              </w:rPr>
              <w:t>q2minusQ3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Q</w:t>
            </w:r>
            <w:ins w:id="125" w:author="" w:date="2012-07-19T14:11:00Z">
              <w:r w:rsidR="0007239B">
                <w:rPr>
                  <w:i/>
                  <w:iCs/>
                  <w:sz w:val="22"/>
                  <w:szCs w:val="22"/>
                </w:rPr>
                <w:t xml:space="preserve">uadrant </w:t>
              </w:r>
            </w:ins>
            <w:r>
              <w:rPr>
                <w:i/>
                <w:iCs/>
                <w:sz w:val="22"/>
                <w:szCs w:val="22"/>
              </w:rPr>
              <w:t>2 minus Q</w:t>
            </w:r>
            <w:ins w:id="126" w:author="" w:date="2012-07-19T14:11:00Z">
              <w:r w:rsidR="0007239B">
                <w:rPr>
                  <w:i/>
                  <w:iCs/>
                  <w:sz w:val="22"/>
                  <w:szCs w:val="22"/>
                </w:rPr>
                <w:t xml:space="preserve">uadrant </w:t>
              </w:r>
            </w:ins>
            <w:r>
              <w:rPr>
                <w:i/>
                <w:iCs/>
                <w:sz w:val="22"/>
                <w:szCs w:val="22"/>
              </w:rPr>
              <w:t>3</w:t>
            </w:r>
          </w:p>
        </w:tc>
        <w:bookmarkEnd w:id="12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27" w:name="BKM_E8172E8F_3A81_4389_831F_5F470E201FAC"/>
            <w:r>
              <w:rPr>
                <w:b/>
                <w:bCs/>
                <w:sz w:val="22"/>
                <w:szCs w:val="22"/>
              </w:rPr>
              <w:t>q3plusQ4</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Reactive negative quadrants. (The term “leading” is preferred.)</w:t>
            </w:r>
          </w:p>
        </w:tc>
        <w:bookmarkEnd w:id="12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28" w:name="BKM_CB577B09_2DFF_49c7_9A45_833EE066E945"/>
            <w:r>
              <w:rPr>
                <w:b/>
                <w:bCs/>
                <w:sz w:val="22"/>
                <w:szCs w:val="22"/>
              </w:rPr>
              <w:t>q3minusQ2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Q</w:t>
            </w:r>
            <w:ins w:id="129" w:author="" w:date="2012-07-19T14:11:00Z">
              <w:r w:rsidR="0007239B">
                <w:rPr>
                  <w:i/>
                  <w:iCs/>
                  <w:sz w:val="22"/>
                  <w:szCs w:val="22"/>
                </w:rPr>
                <w:t xml:space="preserve">uadrant </w:t>
              </w:r>
            </w:ins>
            <w:r>
              <w:rPr>
                <w:i/>
                <w:iCs/>
                <w:sz w:val="22"/>
                <w:szCs w:val="22"/>
              </w:rPr>
              <w:t>3 minus Q</w:t>
            </w:r>
            <w:ins w:id="130" w:author="" w:date="2012-07-19T14:11:00Z">
              <w:r w:rsidR="0007239B">
                <w:rPr>
                  <w:i/>
                  <w:iCs/>
                  <w:sz w:val="22"/>
                  <w:szCs w:val="22"/>
                </w:rPr>
                <w:t xml:space="preserve">uadrant </w:t>
              </w:r>
            </w:ins>
            <w:r>
              <w:rPr>
                <w:i/>
                <w:iCs/>
                <w:sz w:val="22"/>
                <w:szCs w:val="22"/>
              </w:rPr>
              <w:t>2</w:t>
            </w:r>
          </w:p>
        </w:tc>
        <w:bookmarkEnd w:id="12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31" w:name="BKM_37C6835D_D3A8_411c_90D3_35A3A32720F8"/>
            <w:r>
              <w:rPr>
                <w:b/>
                <w:bCs/>
                <w:sz w:val="22"/>
                <w:szCs w:val="22"/>
              </w:rPr>
              <w:t>quadrant1</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Q</w:t>
            </w:r>
            <w:ins w:id="132" w:author="" w:date="2012-07-19T14:11:00Z">
              <w:r w:rsidR="0007239B">
                <w:rPr>
                  <w:i/>
                  <w:iCs/>
                  <w:sz w:val="22"/>
                  <w:szCs w:val="22"/>
                </w:rPr>
                <w:t xml:space="preserve">uadrant </w:t>
              </w:r>
            </w:ins>
            <w:r>
              <w:rPr>
                <w:i/>
                <w:iCs/>
                <w:sz w:val="22"/>
                <w:szCs w:val="22"/>
              </w:rPr>
              <w:t>1 only</w:t>
            </w:r>
          </w:p>
        </w:tc>
        <w:bookmarkEnd w:id="13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33" w:name="BKM_97D06D32_09EB_47a3_B003_E384C2763045"/>
            <w:r>
              <w:rPr>
                <w:b/>
                <w:bCs/>
                <w:sz w:val="22"/>
                <w:szCs w:val="22"/>
              </w:rPr>
              <w:t>quadrant2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Q</w:t>
            </w:r>
            <w:ins w:id="134" w:author="" w:date="2012-07-19T14:12:00Z">
              <w:r w:rsidR="0007239B">
                <w:rPr>
                  <w:i/>
                  <w:iCs/>
                  <w:sz w:val="22"/>
                  <w:szCs w:val="22"/>
                </w:rPr>
                <w:t xml:space="preserve">uadrant </w:t>
              </w:r>
            </w:ins>
            <w:r>
              <w:rPr>
                <w:i/>
                <w:iCs/>
                <w:sz w:val="22"/>
                <w:szCs w:val="22"/>
              </w:rPr>
              <w:t>2 only</w:t>
            </w:r>
          </w:p>
        </w:tc>
        <w:bookmarkEnd w:id="13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35" w:name="BKM_ACA00D9F_02DA_4bb0_94D7_63623EBB865E"/>
            <w:r>
              <w:rPr>
                <w:b/>
                <w:bCs/>
                <w:sz w:val="22"/>
                <w:szCs w:val="22"/>
              </w:rPr>
              <w:t>quadrant3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Q</w:t>
            </w:r>
            <w:ins w:id="136" w:author="" w:date="2012-07-19T14:12:00Z">
              <w:r w:rsidR="0007239B">
                <w:rPr>
                  <w:i/>
                  <w:iCs/>
                  <w:sz w:val="22"/>
                  <w:szCs w:val="22"/>
                </w:rPr>
                <w:t xml:space="preserve">uadrant </w:t>
              </w:r>
            </w:ins>
            <w:r>
              <w:rPr>
                <w:i/>
                <w:iCs/>
                <w:sz w:val="22"/>
                <w:szCs w:val="22"/>
              </w:rPr>
              <w:t>3 only</w:t>
            </w:r>
          </w:p>
        </w:tc>
        <w:bookmarkEnd w:id="13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37" w:name="BKM_8D2ECAE0_6EBD_4b5c_84F3_02960D9DEDC0"/>
            <w:r>
              <w:rPr>
                <w:b/>
                <w:bCs/>
                <w:sz w:val="22"/>
                <w:szCs w:val="22"/>
              </w:rPr>
              <w:t>quadrant4</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Q</w:t>
            </w:r>
            <w:ins w:id="138" w:author="" w:date="2012-07-19T14:12:00Z">
              <w:r w:rsidR="0007239B">
                <w:rPr>
                  <w:i/>
                  <w:iCs/>
                  <w:sz w:val="22"/>
                  <w:szCs w:val="22"/>
                </w:rPr>
                <w:t xml:space="preserve">uadrant </w:t>
              </w:r>
            </w:ins>
            <w:r>
              <w:rPr>
                <w:i/>
                <w:iCs/>
                <w:sz w:val="22"/>
                <w:szCs w:val="22"/>
              </w:rPr>
              <w:t>4 only</w:t>
            </w:r>
          </w:p>
        </w:tc>
        <w:bookmarkEnd w:id="13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39" w:name="BKM_7234A8E8_7C70_44d4_A497_95D2E2A7A293"/>
            <w:r>
              <w:rPr>
                <w:b/>
                <w:bCs/>
                <w:sz w:val="22"/>
                <w:szCs w:val="22"/>
              </w:rPr>
              <w:t>reverse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Reverse Active Energy is equivalent to "Received," or "Exported" as defined in 61968-2.</w:t>
            </w:r>
          </w:p>
          <w:p w:rsidR="00996343" w:rsidRDefault="00996343" w:rsidP="000778EA">
            <w:pPr>
              <w:spacing w:before="20" w:after="20"/>
              <w:rPr>
                <w:sz w:val="22"/>
                <w:szCs w:val="22"/>
              </w:rPr>
            </w:pPr>
          </w:p>
          <w:p w:rsidR="00996343" w:rsidRDefault="00996343" w:rsidP="000778EA">
            <w:pPr>
              <w:spacing w:before="20" w:after="20"/>
              <w:rPr>
                <w:sz w:val="22"/>
                <w:szCs w:val="22"/>
              </w:rPr>
            </w:pPr>
            <w:r>
              <w:rPr>
                <w:sz w:val="22"/>
                <w:szCs w:val="22"/>
              </w:rPr>
              <w:t>Reverse Active Energy is a positive kWh value as one would expect to find when energy is backfed by the service onto the utility network.</w:t>
            </w:r>
          </w:p>
          <w:p w:rsidR="00996343" w:rsidRDefault="00996343" w:rsidP="000778EA">
            <w:pPr>
              <w:spacing w:before="20" w:after="20"/>
              <w:rPr>
                <w:sz w:val="22"/>
                <w:szCs w:val="22"/>
              </w:rPr>
            </w:pPr>
          </w:p>
          <w:p w:rsidR="00996343" w:rsidRDefault="00996343" w:rsidP="000778EA">
            <w:pPr>
              <w:spacing w:before="20" w:after="20"/>
              <w:rPr>
                <w:sz w:val="22"/>
                <w:szCs w:val="22"/>
              </w:rPr>
            </w:pPr>
            <w:r>
              <w:rPr>
                <w:sz w:val="22"/>
                <w:szCs w:val="22"/>
              </w:rPr>
              <w:t>Reverse Reactive Energy is a positive VArh value as one would expect to find in the presence of capacitive loading and a leading Power Factor.</w:t>
            </w:r>
          </w:p>
          <w:p w:rsidR="00996343" w:rsidRDefault="00996343" w:rsidP="000778EA">
            <w:pPr>
              <w:spacing w:before="20" w:after="20"/>
              <w:rPr>
                <w:sz w:val="22"/>
                <w:szCs w:val="22"/>
              </w:rPr>
            </w:pPr>
          </w:p>
          <w:p w:rsidR="00996343" w:rsidRDefault="00996343" w:rsidP="000778EA">
            <w:pPr>
              <w:spacing w:before="20" w:after="20"/>
              <w:rPr>
                <w:sz w:val="22"/>
                <w:szCs w:val="22"/>
              </w:rPr>
            </w:pPr>
            <w:r>
              <w:rPr>
                <w:sz w:val="22"/>
                <w:szCs w:val="22"/>
              </w:rPr>
              <w:t>In polyphase metering, the reverse energy register is incremented when the sum of the phase energies is less than zero:</w:t>
            </w:r>
          </w:p>
          <w:p w:rsidR="00996343" w:rsidRDefault="00996343" w:rsidP="000778EA">
            <w:pPr>
              <w:spacing w:before="20" w:after="20"/>
              <w:rPr>
                <w:sz w:val="22"/>
                <w:szCs w:val="22"/>
              </w:rPr>
            </w:pPr>
          </w:p>
          <w:p w:rsidR="00996343" w:rsidRDefault="00996343" w:rsidP="000778EA">
            <w:pPr>
              <w:spacing w:before="20" w:after="20"/>
              <w:rPr>
                <w:sz w:val="22"/>
                <w:szCs w:val="22"/>
              </w:rPr>
            </w:pPr>
            <w:r>
              <w:rPr>
                <w:i/>
                <w:iCs/>
                <w:sz w:val="22"/>
                <w:szCs w:val="22"/>
              </w:rPr>
              <w:t>Energy</w:t>
            </w:r>
            <w:r>
              <w:rPr>
                <w:i/>
                <w:iCs/>
                <w:sz w:val="22"/>
                <w:szCs w:val="22"/>
                <w:vertAlign w:val="subscript"/>
              </w:rPr>
              <w:t xml:space="preserve">A </w:t>
            </w:r>
            <w:r>
              <w:rPr>
                <w:i/>
                <w:iCs/>
                <w:sz w:val="22"/>
                <w:szCs w:val="22"/>
              </w:rPr>
              <w:t>+</w:t>
            </w:r>
            <w:r>
              <w:rPr>
                <w:i/>
                <w:iCs/>
                <w:sz w:val="22"/>
                <w:szCs w:val="22"/>
                <w:vertAlign w:val="subscript"/>
              </w:rPr>
              <w:t xml:space="preserve"> </w:t>
            </w:r>
            <w:r>
              <w:rPr>
                <w:i/>
                <w:iCs/>
                <w:sz w:val="22"/>
                <w:szCs w:val="22"/>
              </w:rPr>
              <w:t>Energy</w:t>
            </w:r>
            <w:r>
              <w:rPr>
                <w:i/>
                <w:iCs/>
                <w:sz w:val="22"/>
                <w:szCs w:val="22"/>
                <w:vertAlign w:val="subscript"/>
              </w:rPr>
              <w:t xml:space="preserve">B </w:t>
            </w:r>
            <w:r>
              <w:rPr>
                <w:i/>
                <w:iCs/>
                <w:sz w:val="22"/>
                <w:szCs w:val="22"/>
              </w:rPr>
              <w:t>+</w:t>
            </w:r>
            <w:r>
              <w:rPr>
                <w:i/>
                <w:iCs/>
                <w:sz w:val="22"/>
                <w:szCs w:val="22"/>
                <w:vertAlign w:val="subscript"/>
              </w:rPr>
              <w:t xml:space="preserve"> </w:t>
            </w:r>
            <w:r>
              <w:rPr>
                <w:i/>
                <w:iCs/>
                <w:sz w:val="22"/>
                <w:szCs w:val="22"/>
              </w:rPr>
              <w:t>Energy</w:t>
            </w:r>
            <w:r>
              <w:rPr>
                <w:i/>
                <w:iCs/>
                <w:sz w:val="22"/>
                <w:szCs w:val="22"/>
                <w:vertAlign w:val="subscript"/>
              </w:rPr>
              <w:t xml:space="preserve">C </w:t>
            </w:r>
            <w:r>
              <w:rPr>
                <w:i/>
                <w:iCs/>
                <w:sz w:val="22"/>
                <w:szCs w:val="22"/>
              </w:rPr>
              <w:t>&lt; 0</w:t>
            </w:r>
          </w:p>
          <w:p w:rsidR="00996343" w:rsidRDefault="00996343" w:rsidP="000778EA">
            <w:pPr>
              <w:spacing w:before="20" w:after="20"/>
              <w:rPr>
                <w:sz w:val="22"/>
                <w:szCs w:val="22"/>
              </w:rPr>
            </w:pPr>
          </w:p>
          <w:p w:rsidR="00996343" w:rsidRDefault="00996343" w:rsidP="000778EA">
            <w:pPr>
              <w:spacing w:before="20" w:after="20"/>
              <w:rPr>
                <w:sz w:val="22"/>
                <w:szCs w:val="22"/>
              </w:rPr>
            </w:pPr>
            <w:r>
              <w:rPr>
                <w:sz w:val="22"/>
                <w:szCs w:val="22"/>
              </w:rPr>
              <w:t>Note: The value passed as a reverse value is always a positive value. It is understood by the label “reverse” that it represents negative flow.</w:t>
            </w:r>
          </w:p>
        </w:tc>
        <w:bookmarkEnd w:id="13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40" w:name="BKM_DA938311_D058_496b_A6D2_5686F4D52512"/>
            <w:r>
              <w:rPr>
                <w:b/>
                <w:bCs/>
                <w:sz w:val="22"/>
                <w:szCs w:val="22"/>
              </w:rPr>
              <w:t>total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|Forward| + |Reverse|, See 61968-2.</w:t>
            </w:r>
          </w:p>
          <w:p w:rsidR="00996343" w:rsidRDefault="00996343" w:rsidP="000778EA">
            <w:pPr>
              <w:spacing w:before="20" w:after="20"/>
              <w:rPr>
                <w:sz w:val="22"/>
                <w:szCs w:val="22"/>
              </w:rPr>
            </w:pPr>
            <w:r>
              <w:rPr>
                <w:sz w:val="22"/>
                <w:szCs w:val="22"/>
              </w:rPr>
              <w:t>The sum of the commodity in all quadrants Q1+Q2+Q3+Q4.</w:t>
            </w:r>
          </w:p>
          <w:p w:rsidR="00996343" w:rsidRDefault="00996343" w:rsidP="000778EA">
            <w:pPr>
              <w:spacing w:before="20" w:after="20"/>
              <w:rPr>
                <w:sz w:val="22"/>
                <w:szCs w:val="22"/>
              </w:rPr>
            </w:pPr>
          </w:p>
          <w:p w:rsidR="00996343" w:rsidRDefault="00996343" w:rsidP="000778EA">
            <w:pPr>
              <w:spacing w:before="20" w:after="20"/>
              <w:rPr>
                <w:sz w:val="22"/>
                <w:szCs w:val="22"/>
              </w:rPr>
            </w:pPr>
            <w:r>
              <w:rPr>
                <w:sz w:val="22"/>
                <w:szCs w:val="22"/>
              </w:rPr>
              <w:lastRenderedPageBreak/>
              <w:t>In polyphase metering, the total energy register is incremented when the absolute value of the sum of the phase energies is greater than zero:</w:t>
            </w:r>
          </w:p>
          <w:p w:rsidR="00996343" w:rsidRDefault="00996343" w:rsidP="000778EA">
            <w:pPr>
              <w:spacing w:before="20" w:after="20"/>
              <w:rPr>
                <w:sz w:val="22"/>
                <w:szCs w:val="22"/>
              </w:rPr>
            </w:pPr>
          </w:p>
          <w:p w:rsidR="00996343" w:rsidRDefault="00996343" w:rsidP="000778EA">
            <w:pPr>
              <w:spacing w:before="20" w:after="20"/>
              <w:rPr>
                <w:sz w:val="22"/>
                <w:szCs w:val="22"/>
              </w:rPr>
            </w:pPr>
            <w:r>
              <w:rPr>
                <w:i/>
                <w:iCs/>
                <w:sz w:val="22"/>
                <w:szCs w:val="22"/>
              </w:rPr>
              <w:t>| Energy</w:t>
            </w:r>
            <w:r>
              <w:rPr>
                <w:i/>
                <w:iCs/>
                <w:sz w:val="22"/>
                <w:szCs w:val="22"/>
                <w:vertAlign w:val="subscript"/>
              </w:rPr>
              <w:t xml:space="preserve">A </w:t>
            </w:r>
            <w:r>
              <w:rPr>
                <w:i/>
                <w:iCs/>
                <w:sz w:val="22"/>
                <w:szCs w:val="22"/>
              </w:rPr>
              <w:t>+</w:t>
            </w:r>
            <w:r>
              <w:rPr>
                <w:i/>
                <w:iCs/>
                <w:sz w:val="22"/>
                <w:szCs w:val="22"/>
                <w:vertAlign w:val="subscript"/>
              </w:rPr>
              <w:t xml:space="preserve"> </w:t>
            </w:r>
            <w:r>
              <w:rPr>
                <w:i/>
                <w:iCs/>
                <w:sz w:val="22"/>
                <w:szCs w:val="22"/>
              </w:rPr>
              <w:t>Energy</w:t>
            </w:r>
            <w:r>
              <w:rPr>
                <w:i/>
                <w:iCs/>
                <w:sz w:val="22"/>
                <w:szCs w:val="22"/>
                <w:vertAlign w:val="subscript"/>
              </w:rPr>
              <w:t>B</w:t>
            </w:r>
            <w:r>
              <w:rPr>
                <w:i/>
                <w:iCs/>
                <w:sz w:val="22"/>
                <w:szCs w:val="22"/>
              </w:rPr>
              <w:t xml:space="preserve"> +</w:t>
            </w:r>
            <w:r>
              <w:rPr>
                <w:i/>
                <w:iCs/>
                <w:sz w:val="22"/>
                <w:szCs w:val="22"/>
                <w:vertAlign w:val="subscript"/>
              </w:rPr>
              <w:t xml:space="preserve"> </w:t>
            </w:r>
            <w:r>
              <w:rPr>
                <w:i/>
                <w:iCs/>
                <w:sz w:val="22"/>
                <w:szCs w:val="22"/>
              </w:rPr>
              <w:t>Energy</w:t>
            </w:r>
            <w:r>
              <w:rPr>
                <w:i/>
                <w:iCs/>
                <w:sz w:val="22"/>
                <w:szCs w:val="22"/>
                <w:vertAlign w:val="subscript"/>
              </w:rPr>
              <w:t xml:space="preserve">C </w:t>
            </w:r>
            <w:r>
              <w:rPr>
                <w:i/>
                <w:iCs/>
                <w:sz w:val="22"/>
                <w:szCs w:val="22"/>
              </w:rPr>
              <w:t>| &gt; 0</w:t>
            </w:r>
          </w:p>
        </w:tc>
        <w:bookmarkEnd w:id="14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41" w:name="BKM_03FEC082_6E82_40bb_BD2B_5E881A9153B6"/>
            <w:bookmarkEnd w:id="141"/>
            <w:r>
              <w:rPr>
                <w:b/>
                <w:bCs/>
                <w:sz w:val="22"/>
                <w:szCs w:val="22"/>
              </w:rPr>
              <w:lastRenderedPageBreak/>
              <w:t>totalByPhase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In polyphase metering, the total by phase energy register is incremented when the sum of the absolute values of the phase energies is greater than zero:</w:t>
            </w:r>
          </w:p>
          <w:p w:rsidR="00996343" w:rsidRDefault="00996343" w:rsidP="000778EA">
            <w:pPr>
              <w:spacing w:before="20" w:after="20"/>
              <w:rPr>
                <w:sz w:val="22"/>
                <w:szCs w:val="22"/>
              </w:rPr>
            </w:pPr>
          </w:p>
          <w:p w:rsidR="00996343" w:rsidRDefault="00996343" w:rsidP="000778EA">
            <w:pPr>
              <w:spacing w:before="20" w:after="20"/>
              <w:rPr>
                <w:sz w:val="22"/>
                <w:szCs w:val="22"/>
              </w:rPr>
            </w:pPr>
            <w:r>
              <w:rPr>
                <w:i/>
                <w:iCs/>
                <w:sz w:val="22"/>
                <w:szCs w:val="22"/>
              </w:rPr>
              <w:t>| Energy</w:t>
            </w:r>
            <w:r>
              <w:rPr>
                <w:i/>
                <w:iCs/>
                <w:sz w:val="22"/>
                <w:szCs w:val="22"/>
                <w:vertAlign w:val="subscript"/>
              </w:rPr>
              <w:t xml:space="preserve">A </w:t>
            </w:r>
            <w:r>
              <w:rPr>
                <w:i/>
                <w:iCs/>
                <w:sz w:val="22"/>
                <w:szCs w:val="22"/>
              </w:rPr>
              <w:t>| +</w:t>
            </w:r>
            <w:r>
              <w:rPr>
                <w:i/>
                <w:iCs/>
                <w:sz w:val="22"/>
                <w:szCs w:val="22"/>
                <w:vertAlign w:val="subscript"/>
              </w:rPr>
              <w:t xml:space="preserve"> </w:t>
            </w:r>
            <w:r>
              <w:rPr>
                <w:i/>
                <w:iCs/>
                <w:sz w:val="22"/>
                <w:szCs w:val="22"/>
              </w:rPr>
              <w:t>| Energy</w:t>
            </w:r>
            <w:r>
              <w:rPr>
                <w:i/>
                <w:iCs/>
                <w:sz w:val="22"/>
                <w:szCs w:val="22"/>
                <w:vertAlign w:val="subscript"/>
              </w:rPr>
              <w:t xml:space="preserve">B </w:t>
            </w:r>
            <w:r>
              <w:rPr>
                <w:i/>
                <w:iCs/>
                <w:sz w:val="22"/>
                <w:szCs w:val="22"/>
              </w:rPr>
              <w:t>| +</w:t>
            </w:r>
            <w:r>
              <w:rPr>
                <w:i/>
                <w:iCs/>
                <w:sz w:val="22"/>
                <w:szCs w:val="22"/>
                <w:vertAlign w:val="subscript"/>
              </w:rPr>
              <w:t xml:space="preserve"> </w:t>
            </w:r>
            <w:r>
              <w:rPr>
                <w:i/>
                <w:iCs/>
                <w:sz w:val="22"/>
                <w:szCs w:val="22"/>
              </w:rPr>
              <w:t>| Energy</w:t>
            </w:r>
            <w:r>
              <w:rPr>
                <w:i/>
                <w:iCs/>
                <w:sz w:val="22"/>
                <w:szCs w:val="22"/>
                <w:vertAlign w:val="subscript"/>
              </w:rPr>
              <w:t xml:space="preserve">C </w:t>
            </w:r>
            <w:r>
              <w:rPr>
                <w:i/>
                <w:iCs/>
                <w:sz w:val="22"/>
                <w:szCs w:val="22"/>
              </w:rPr>
              <w:t>| &gt; 0</w:t>
            </w:r>
          </w:p>
          <w:p w:rsidR="00996343" w:rsidRDefault="00996343" w:rsidP="000778EA">
            <w:pPr>
              <w:spacing w:before="20" w:after="20"/>
              <w:rPr>
                <w:sz w:val="22"/>
                <w:szCs w:val="22"/>
              </w:rPr>
            </w:pPr>
          </w:p>
          <w:p w:rsidR="00996343" w:rsidRDefault="00996343" w:rsidP="000778EA">
            <w:pPr>
              <w:spacing w:before="20" w:after="20"/>
              <w:rPr>
                <w:sz w:val="22"/>
                <w:szCs w:val="22"/>
              </w:rPr>
            </w:pPr>
            <w:r>
              <w:rPr>
                <w:sz w:val="22"/>
                <w:szCs w:val="22"/>
              </w:rPr>
              <w:t>In single phase metering, the formulas for “Total” and “Total by phase” collapse to the same expression. For communication purposes however, the “Total” enumeration should be used with single phase meter data.</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142" w:name="BKM_54D3D7E0_8107_4130_8AED_E0E1D5E20F3A"/>
      <w:bookmarkEnd w:id="142"/>
      <w:r w:rsidRPr="00FA49F7">
        <w:rPr>
          <w:sz w:val="25"/>
          <w:szCs w:val="24"/>
          <w:u w:val="none"/>
          <w:shd w:val="clear" w:color="auto" w:fill="auto"/>
        </w:rPr>
        <w:t>MeasurementKind</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Identifies "what" is being measured, as refinement of 'commodity'. When combined with 'unit', it provides detail to the unit of measure. For example, 'energy' with a unit of measure of 'kWh' indicates to the user that active energy is being measured, while with 'kVAh' or 'kVArh', it indicates apparent energy and reactive energy, respectively. 'power' can be combined in a similar way with various power units of measure: Distortion power ('distortionVoltAmperes') with 'kVA' is different from 'power' with 'kVA'.</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Change w:id="143">
          <w:tblGrid>
            <w:gridCol w:w="1620"/>
            <w:gridCol w:w="648"/>
            <w:gridCol w:w="1040"/>
            <w:gridCol w:w="580"/>
            <w:gridCol w:w="1688"/>
            <w:gridCol w:w="1444"/>
            <w:gridCol w:w="2268"/>
          </w:tblGrid>
        </w:tblGridChange>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144" w:name="BKM_A8C17956_A6B8_4dc0_9B05_7AD306CF5F09"/>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none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Not Applicable</w:t>
            </w:r>
          </w:p>
        </w:tc>
        <w:bookmarkEnd w:id="14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45" w:name="BKM_58A0AFF5_AF60_42c9_A5F2_E5188887CA6B"/>
            <w:r>
              <w:rPr>
                <w:b/>
                <w:bCs/>
                <w:sz w:val="22"/>
                <w:szCs w:val="22"/>
              </w:rPr>
              <w:t>apparentPowerFactor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4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46" w:name="BKM_8B89DA89_364F_46be_98EC_F5DFABFBC6DA"/>
            <w:r>
              <w:rPr>
                <w:b/>
                <w:bCs/>
                <w:sz w:val="22"/>
                <w:szCs w:val="22"/>
              </w:rPr>
              <w:t>currency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funds</w:t>
            </w:r>
          </w:p>
        </w:tc>
        <w:bookmarkEnd w:id="14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47" w:name="BKM_E0FFAD2C_EA19_4430_A535_CA283C65EA31"/>
            <w:bookmarkStart w:id="148" w:name="BKM_A0C33D23_49FE_416c_B180_30185B12D4B5"/>
            <w:r>
              <w:rPr>
                <w:b/>
                <w:bCs/>
                <w:sz w:val="22"/>
                <w:szCs w:val="22"/>
              </w:rPr>
              <w:t>current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4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49" w:name="BKM_7657045A_3CC5_4f5b_99FF_8AA902980DC2"/>
            <w:bookmarkEnd w:id="148"/>
            <w:r>
              <w:rPr>
                <w:b/>
                <w:bCs/>
                <w:sz w:val="22"/>
                <w:szCs w:val="22"/>
              </w:rPr>
              <w:t>currentAngle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Identifies what is being measured.</w:t>
            </w:r>
          </w:p>
        </w:tc>
        <w:bookmarkEnd w:id="14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50" w:name="BKM_F4DDD642_4A25_4869_A3B3_DAB913D74D03"/>
            <w:r>
              <w:rPr>
                <w:b/>
                <w:bCs/>
                <w:sz w:val="22"/>
                <w:szCs w:val="22"/>
              </w:rPr>
              <w:t>currentImbalance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5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51" w:name="BKM_91C98943_F59E_4bb9_B27A_7490DB70659E"/>
            <w:r>
              <w:rPr>
                <w:b/>
                <w:bCs/>
                <w:sz w:val="22"/>
                <w:szCs w:val="22"/>
              </w:rPr>
              <w:t>date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5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52" w:name="BKM_866C50B1_FA08_4bb9_8304_EE2B093CAB80"/>
            <w:r>
              <w:rPr>
                <w:b/>
                <w:bCs/>
                <w:sz w:val="22"/>
                <w:szCs w:val="22"/>
              </w:rPr>
              <w:t>demand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5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53" w:name="BKM_9CF555B8_7DAB_4039_AB95_5D32FF713FD5"/>
            <w:r>
              <w:rPr>
                <w:b/>
                <w:bCs/>
                <w:sz w:val="22"/>
                <w:szCs w:val="22"/>
              </w:rPr>
              <w:t>distance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5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54" w:name="BKM_86C7BBF9_44E4_4e10_9DE6_12889D799486"/>
            <w:r>
              <w:rPr>
                <w:b/>
                <w:bCs/>
                <w:sz w:val="22"/>
                <w:szCs w:val="22"/>
              </w:rPr>
              <w:t>distortionVoltAmperes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5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55" w:name="BKM_8173F83A_6024_4e58_ADA0_21C556F8AD01"/>
            <w:r>
              <w:rPr>
                <w:b/>
                <w:bCs/>
                <w:sz w:val="22"/>
                <w:szCs w:val="22"/>
              </w:rPr>
              <w:t>energization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5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56" w:name="BKM_B7C5FA71_4287_47bb_80FF_11895754CFA6"/>
            <w:r>
              <w:rPr>
                <w:b/>
                <w:bCs/>
                <w:sz w:val="22"/>
                <w:szCs w:val="22"/>
              </w:rPr>
              <w:t>energy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5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57" w:name="BKM_EE6B728B_F159_44b3_847E_EF5CCB7634AF"/>
            <w:r>
              <w:rPr>
                <w:b/>
                <w:bCs/>
                <w:sz w:val="22"/>
                <w:szCs w:val="22"/>
              </w:rPr>
              <w:lastRenderedPageBreak/>
              <w:t>energizationLoadSide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5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58" w:name="BKM_043B948C_5304_42a2_9897_41DC3730AF09"/>
            <w:r>
              <w:rPr>
                <w:b/>
                <w:bCs/>
                <w:sz w:val="22"/>
                <w:szCs w:val="22"/>
              </w:rPr>
              <w:t>fan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5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59" w:name="BKM_2AC7B5F3_51D0_4bce_85A2_52C846583022"/>
            <w:r>
              <w:rPr>
                <w:b/>
                <w:bCs/>
                <w:sz w:val="22"/>
                <w:szCs w:val="22"/>
              </w:rPr>
              <w:t>frequency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59"/>
      </w:tr>
      <w:tr w:rsidR="00996343" w:rsidTr="00362725">
        <w:tblPrEx>
          <w:tblW w:w="0" w:type="auto"/>
          <w:tblInd w:w="2220" w:type="dxa"/>
          <w:tblLayout w:type="fixed"/>
          <w:tblCellMar>
            <w:left w:w="60" w:type="dxa"/>
            <w:right w:w="60" w:type="dxa"/>
          </w:tblCellMar>
          <w:tblLook w:val="0000" w:firstRow="0" w:lastRow="0" w:firstColumn="0" w:lastColumn="0" w:noHBand="0" w:noVBand="0"/>
          <w:tblPrExChange w:id="160" w:author="" w:date="2012-07-19T15:50:00Z">
            <w:tblPrEx>
              <w:tblW w:w="0" w:type="auto"/>
              <w:tblInd w:w="2220" w:type="dxa"/>
              <w:tblLayout w:type="fixed"/>
              <w:tblCellMar>
                <w:left w:w="60" w:type="dxa"/>
                <w:right w:w="60" w:type="dxa"/>
              </w:tblCellMar>
              <w:tblLook w:val="0000" w:firstRow="0" w:lastRow="0" w:firstColumn="0" w:lastColumn="0" w:noHBand="0" w:noVBand="0"/>
            </w:tblPrEx>
          </w:tblPrExChange>
        </w:tblPrEx>
        <w:trPr>
          <w:trHeight w:val="382"/>
          <w:trPrChange w:id="161" w:author="" w:date="2012-07-19T15:50:00Z">
            <w:trPr>
              <w:gridAfter w:val="0"/>
            </w:trPr>
          </w:trPrChange>
        </w:trPr>
        <w:tc>
          <w:tcPr>
            <w:tcW w:w="1620" w:type="dxa"/>
            <w:tcBorders>
              <w:top w:val="single" w:sz="2" w:space="0" w:color="5F5F5F"/>
              <w:left w:val="single" w:sz="2" w:space="0" w:color="5F5F5F"/>
              <w:bottom w:val="single" w:sz="2" w:space="0" w:color="5F5F5F"/>
              <w:right w:val="single" w:sz="2" w:space="0" w:color="5F5F5F"/>
            </w:tcBorders>
            <w:tcPrChange w:id="162" w:author="" w:date="2012-07-19T15:50:00Z">
              <w:tcPr>
                <w:tcW w:w="1620" w:type="dxa"/>
                <w:tcBorders>
                  <w:top w:val="single" w:sz="2" w:space="0" w:color="5F5F5F"/>
                  <w:left w:val="single" w:sz="2" w:space="0" w:color="5F5F5F"/>
                  <w:bottom w:val="single" w:sz="2" w:space="0" w:color="5F5F5F"/>
                  <w:right w:val="single" w:sz="2" w:space="0" w:color="5F5F5F"/>
                </w:tcBorders>
              </w:tcPr>
            </w:tcPrChange>
          </w:tcPr>
          <w:p w:rsidR="00996343" w:rsidRDefault="00996343" w:rsidP="000778EA">
            <w:pPr>
              <w:spacing w:before="20" w:after="20"/>
              <w:rPr>
                <w:sz w:val="22"/>
                <w:szCs w:val="22"/>
              </w:rPr>
            </w:pPr>
            <w:bookmarkStart w:id="163" w:name="BKM_979802BB_6839_41c7_A7B9_7C66B787ACE7"/>
            <w:del w:id="164" w:author="" w:date="2012-07-19T14:13:00Z">
              <w:r w:rsidDel="0007239B">
                <w:rPr>
                  <w:b/>
                  <w:bCs/>
                  <w:sz w:val="22"/>
                  <w:szCs w:val="22"/>
                </w:rPr>
                <w:delText>F</w:delText>
              </w:r>
            </w:del>
            <w:ins w:id="165" w:author="" w:date="2012-07-19T14:13:00Z">
              <w:r w:rsidR="0007239B">
                <w:rPr>
                  <w:b/>
                  <w:bCs/>
                  <w:sz w:val="22"/>
                  <w:szCs w:val="22"/>
                </w:rPr>
                <w:t>f</w:t>
              </w:r>
            </w:ins>
            <w:r>
              <w:rPr>
                <w:b/>
                <w:bCs/>
                <w:sz w:val="22"/>
                <w:szCs w:val="22"/>
              </w:rPr>
              <w:t>unds</w:t>
            </w:r>
          </w:p>
        </w:tc>
        <w:tc>
          <w:tcPr>
            <w:tcW w:w="1688" w:type="dxa"/>
            <w:tcBorders>
              <w:top w:val="single" w:sz="2" w:space="0" w:color="5F5F5F"/>
              <w:left w:val="single" w:sz="2" w:space="0" w:color="5F5F5F"/>
              <w:bottom w:val="single" w:sz="2" w:space="0" w:color="5F5F5F"/>
              <w:right w:val="single" w:sz="2" w:space="0" w:color="5F5F5F"/>
            </w:tcBorders>
            <w:tcPrChange w:id="166" w:author="" w:date="2012-07-19T15:50:00Z">
              <w:tcPr>
                <w:tcW w:w="1688" w:type="dxa"/>
                <w:gridSpan w:val="2"/>
                <w:tcBorders>
                  <w:top w:val="single" w:sz="2" w:space="0" w:color="5F5F5F"/>
                  <w:left w:val="single" w:sz="2" w:space="0" w:color="5F5F5F"/>
                  <w:bottom w:val="single" w:sz="2" w:space="0" w:color="5F5F5F"/>
                  <w:right w:val="single" w:sz="2" w:space="0" w:color="5F5F5F"/>
                </w:tcBorders>
              </w:tcPr>
            </w:tcPrChange>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Change w:id="167" w:author="" w:date="2012-07-19T15:50:00Z">
              <w:tcPr>
                <w:tcW w:w="3712" w:type="dxa"/>
                <w:gridSpan w:val="3"/>
                <w:tcBorders>
                  <w:top w:val="single" w:sz="2" w:space="0" w:color="5F5F5F"/>
                  <w:left w:val="single" w:sz="2" w:space="0" w:color="5F5F5F"/>
                  <w:bottom w:val="single" w:sz="2" w:space="0" w:color="5F5F5F"/>
                  <w:right w:val="single" w:sz="2" w:space="0" w:color="5F5F5F"/>
                </w:tcBorders>
              </w:tcPr>
            </w:tcPrChange>
          </w:tcPr>
          <w:p w:rsidR="00996343" w:rsidRPr="009A71A2" w:rsidRDefault="00996343">
            <w:pPr>
              <w:spacing w:before="20" w:after="20"/>
              <w:rPr>
                <w:b/>
                <w:sz w:val="22"/>
                <w:szCs w:val="22"/>
                <w:rPrChange w:id="168" w:author="" w:date="2012-07-19T14:13:00Z">
                  <w:rPr>
                    <w:sz w:val="22"/>
                    <w:szCs w:val="22"/>
                  </w:rPr>
                </w:rPrChange>
              </w:rPr>
            </w:pPr>
            <w:r>
              <w:rPr>
                <w:sz w:val="22"/>
                <w:szCs w:val="22"/>
              </w:rPr>
              <w:t>Dup</w:t>
            </w:r>
            <w:ins w:id="169" w:author="" w:date="2012-07-19T15:50:00Z">
              <w:r w:rsidR="00362725">
                <w:rPr>
                  <w:sz w:val="22"/>
                  <w:szCs w:val="22"/>
                </w:rPr>
                <w:t>licative of</w:t>
              </w:r>
            </w:ins>
            <w:del w:id="170" w:author="" w:date="2012-07-19T15:50:00Z">
              <w:r w:rsidDel="00362725">
                <w:rPr>
                  <w:sz w:val="22"/>
                  <w:szCs w:val="22"/>
                </w:rPr>
                <w:delText xml:space="preserve"> with</w:delText>
              </w:r>
            </w:del>
            <w:r>
              <w:rPr>
                <w:sz w:val="22"/>
                <w:szCs w:val="22"/>
              </w:rPr>
              <w:t xml:space="preserve"> “currency”</w:t>
            </w:r>
            <w:ins w:id="171" w:author="" w:date="2012-07-19T14:13:00Z">
              <w:r w:rsidR="009A71A2">
                <w:rPr>
                  <w:sz w:val="22"/>
                  <w:szCs w:val="22"/>
                </w:rPr>
                <w:t xml:space="preserve"> </w:t>
              </w:r>
            </w:ins>
          </w:p>
        </w:tc>
        <w:bookmarkEnd w:id="16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72" w:name="BKM_3BB6E245_644A_4106_9AA4_CF8B4520B944"/>
            <w:r>
              <w:rPr>
                <w:b/>
                <w:bCs/>
                <w:sz w:val="22"/>
                <w:szCs w:val="22"/>
              </w:rPr>
              <w:t>ieee1366ASAI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7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73" w:name="BKM_1EEF193B_F325_42db_BBD1_BF797D32AFAA"/>
            <w:r>
              <w:rPr>
                <w:b/>
                <w:bCs/>
                <w:sz w:val="22"/>
                <w:szCs w:val="22"/>
              </w:rPr>
              <w:t>ieee1366ASIDI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7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74" w:name="BKM_8AC78E50_A22C_4418_8A57_FD83200D111E"/>
            <w:r>
              <w:rPr>
                <w:b/>
                <w:bCs/>
                <w:sz w:val="22"/>
                <w:szCs w:val="22"/>
              </w:rPr>
              <w:t>ieee1366ASIFI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7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75" w:name="BKM_EE23D646_BB5A_45f0_9B1A_2237BF83034D"/>
            <w:r>
              <w:rPr>
                <w:b/>
                <w:bCs/>
                <w:sz w:val="22"/>
                <w:szCs w:val="22"/>
              </w:rPr>
              <w:t>ieee1366CAIDI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7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76" w:name="BKM_828B66D7_3C0B_45f3_8354_81F14BF13DDB"/>
            <w:r>
              <w:rPr>
                <w:b/>
                <w:bCs/>
                <w:sz w:val="22"/>
                <w:szCs w:val="22"/>
              </w:rPr>
              <w:t>ieee1366CAIFI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7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77" w:name="BKM_CDC7A9B1_DB9E_49f7_8159_DDD58BA3E193"/>
            <w:r>
              <w:rPr>
                <w:b/>
                <w:bCs/>
                <w:sz w:val="22"/>
                <w:szCs w:val="22"/>
              </w:rPr>
              <w:t>ieee1366CEMIn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7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78" w:name="BKM_6EBBB932_1EDD_4978_BD0E_6C752B0C2CD4"/>
            <w:r>
              <w:rPr>
                <w:b/>
                <w:bCs/>
                <w:sz w:val="22"/>
                <w:szCs w:val="22"/>
              </w:rPr>
              <w:t>ieee1366CEMSMIn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7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79" w:name="BKM_5BE8E8D4_D9E3_48eb_9140_211D1CC2BD11"/>
            <w:r>
              <w:rPr>
                <w:b/>
                <w:bCs/>
                <w:sz w:val="22"/>
                <w:szCs w:val="22"/>
              </w:rPr>
              <w:t>ieee1366CTAIDI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7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80" w:name="BKM_6BE27834_6BA6_4d18_A73A_BF34E790F5B4"/>
            <w:r>
              <w:rPr>
                <w:b/>
                <w:bCs/>
                <w:sz w:val="22"/>
                <w:szCs w:val="22"/>
              </w:rPr>
              <w:t>ieee1366MAIFI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8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81" w:name="BKM_CA24A732_69A3_40fe_A950_66307FE00633"/>
            <w:r>
              <w:rPr>
                <w:b/>
                <w:bCs/>
                <w:sz w:val="22"/>
                <w:szCs w:val="22"/>
              </w:rPr>
              <w:t>ieee1366MAIFIe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8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82" w:name="BKM_8578BE8E_D331_4103_B9FA_4C2055924E4B"/>
            <w:r>
              <w:rPr>
                <w:b/>
                <w:bCs/>
                <w:sz w:val="22"/>
                <w:szCs w:val="22"/>
              </w:rPr>
              <w:t>ieee1366SAIDI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8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83" w:name="BKM_587227E1_1B9A_4a96_B9DC_D200B343BFDE"/>
            <w:r>
              <w:rPr>
                <w:b/>
                <w:bCs/>
                <w:sz w:val="22"/>
                <w:szCs w:val="22"/>
              </w:rPr>
              <w:t>ieee1366SAIFI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8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84" w:name="BKM_4D1C3394_86F2_4b3a_8AAD_8CCE5DB05840"/>
            <w:r>
              <w:rPr>
                <w:b/>
                <w:bCs/>
                <w:sz w:val="22"/>
                <w:szCs w:val="22"/>
              </w:rPr>
              <w:t>lineLosses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8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85" w:name="BKM_AAD1916A_8901_4df2_8B13_D2DD46949CEF"/>
            <w:r>
              <w:rPr>
                <w:b/>
                <w:bCs/>
                <w:sz w:val="22"/>
                <w:szCs w:val="22"/>
              </w:rPr>
              <w:t>losses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8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86" w:name="BKM_530B37FA_8F9C_4b1a_B77F_26568E1D3FC1"/>
            <w:r>
              <w:rPr>
                <w:b/>
                <w:bCs/>
                <w:sz w:val="22"/>
                <w:szCs w:val="22"/>
              </w:rPr>
              <w:t>negativeSequence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8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87" w:name="BKM_BE7FF6D2_8569_4a69_B818_6BB9FE23259D"/>
            <w:r>
              <w:rPr>
                <w:b/>
                <w:bCs/>
                <w:sz w:val="22"/>
                <w:szCs w:val="22"/>
              </w:rPr>
              <w:t>phasorPowerFactor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8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88" w:name="BKM_2D682D1F_69E5_4c41_AC65_A232E10B2C61"/>
            <w:r>
              <w:rPr>
                <w:b/>
                <w:bCs/>
                <w:sz w:val="22"/>
                <w:szCs w:val="22"/>
              </w:rPr>
              <w:t>phasorReactivePower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8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89" w:name="BKM_96655FEA_A000_447e_B4BF_0DE1E641F4C4"/>
            <w:r>
              <w:rPr>
                <w:b/>
                <w:bCs/>
                <w:sz w:val="22"/>
                <w:szCs w:val="22"/>
              </w:rPr>
              <w:t>positiveSequence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8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90" w:name="BKM_2BF37ADD_3D10_4b45_9575_393011957CFA"/>
            <w:r>
              <w:rPr>
                <w:b/>
                <w:bCs/>
                <w:sz w:val="22"/>
                <w:szCs w:val="22"/>
              </w:rPr>
              <w:t>power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9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91" w:name="BKM_89FAFC96_8EAE_45b4_A7D9_20B7315321BF"/>
            <w:r>
              <w:rPr>
                <w:b/>
                <w:bCs/>
                <w:sz w:val="22"/>
                <w:szCs w:val="22"/>
              </w:rPr>
              <w:t>powerFactor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9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92" w:name="BKM_01EC9370_E48D_4118_82FD_4C9BCC646B14"/>
            <w:r>
              <w:rPr>
                <w:b/>
                <w:bCs/>
                <w:sz w:val="22"/>
                <w:szCs w:val="22"/>
              </w:rPr>
              <w:t>quantityPower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9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93" w:name="BKM_16A415AB_DD55_4f3a_A099_D27C52424764"/>
            <w:r>
              <w:rPr>
                <w:b/>
                <w:bCs/>
                <w:sz w:val="22"/>
                <w:szCs w:val="22"/>
              </w:rPr>
              <w:t>sag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or Voltage Dip</w:t>
            </w:r>
          </w:p>
        </w:tc>
        <w:bookmarkEnd w:id="19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94" w:name="BKM_9AC24DC5_3AAF_43f9_B0E4_1947A25E5212"/>
            <w:r>
              <w:rPr>
                <w:b/>
                <w:bCs/>
                <w:sz w:val="22"/>
                <w:szCs w:val="22"/>
              </w:rPr>
              <w:t>swell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9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95" w:name="BKM_3B07AED9_B7F7_459f_9DA1_CE772896BC3C"/>
            <w:r>
              <w:rPr>
                <w:b/>
                <w:bCs/>
                <w:sz w:val="22"/>
                <w:szCs w:val="22"/>
              </w:rPr>
              <w:t>switchPosition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9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96" w:name="BKM_6FE20EBA_5937_4e59_9E6D_62BD5C39B5B7"/>
            <w:r>
              <w:rPr>
                <w:b/>
                <w:bCs/>
                <w:sz w:val="22"/>
                <w:szCs w:val="22"/>
              </w:rPr>
              <w:t>tapPosition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9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97" w:name="BKM_8341A8D8_F25A_49c1_9259_E344B0F5796C"/>
            <w:r>
              <w:rPr>
                <w:b/>
                <w:bCs/>
                <w:sz w:val="22"/>
                <w:szCs w:val="22"/>
              </w:rPr>
              <w:t>tariffRate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9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98" w:name="BKM_182F45AD_76DC_498e_AB6A_0F846D2D2D5D"/>
            <w:r>
              <w:rPr>
                <w:b/>
                <w:bCs/>
                <w:sz w:val="22"/>
                <w:szCs w:val="22"/>
              </w:rPr>
              <w:t>temperature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9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99" w:name="BKM_EAC4C364_818A_4ed7_9750_462A77940FC8"/>
            <w:r>
              <w:rPr>
                <w:b/>
                <w:bCs/>
                <w:sz w:val="22"/>
                <w:szCs w:val="22"/>
              </w:rPr>
              <w:t>totalHarmonicDistortion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19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00" w:name="BKM_9AB763A5_D1D2_4f4e_A14A_3BF24584114E"/>
            <w:r>
              <w:rPr>
                <w:b/>
                <w:bCs/>
                <w:sz w:val="22"/>
                <w:szCs w:val="22"/>
              </w:rPr>
              <w:t>transformerLosses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0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01" w:name="BKM_1249526E_96A8_4e8a_89AF_8DAFC5B6EEAB"/>
            <w:r>
              <w:rPr>
                <w:b/>
                <w:bCs/>
                <w:sz w:val="22"/>
                <w:szCs w:val="22"/>
              </w:rPr>
              <w:t>unipedeVoltageDip10to15</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0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02" w:name="BKM_56F576F9_3BCA_4cc2_BFFA_565DA30FDDA1"/>
            <w:r>
              <w:rPr>
                <w:b/>
                <w:bCs/>
                <w:sz w:val="22"/>
                <w:szCs w:val="22"/>
              </w:rPr>
              <w:lastRenderedPageBreak/>
              <w:t>unipedeVoltageDip15to30</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0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03" w:name="BKM_6AAD26C4_D28B_4f62_9E71_FC830C6B5C68"/>
            <w:r>
              <w:rPr>
                <w:b/>
                <w:bCs/>
                <w:sz w:val="22"/>
                <w:szCs w:val="22"/>
              </w:rPr>
              <w:t>unipedeVoltageDip30to60</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0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04" w:name="BKM_EBAAB024_7FCA_43e6_B360_138DB91855D9"/>
            <w:r>
              <w:rPr>
                <w:b/>
                <w:bCs/>
                <w:sz w:val="22"/>
                <w:szCs w:val="22"/>
              </w:rPr>
              <w:t>unipedeVoltageDip60to90</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0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05" w:name="BKM_A7AC5005_F2B0_4c86_81FB_3F9191183827"/>
            <w:r>
              <w:rPr>
                <w:b/>
                <w:bCs/>
                <w:sz w:val="22"/>
                <w:szCs w:val="22"/>
              </w:rPr>
              <w:t>unipedeVoltageDip90to100</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0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06" w:name="BKM_DE5DC474_9698_4aee_B5A6_A7662EDB0634"/>
            <w:r>
              <w:rPr>
                <w:b/>
                <w:bCs/>
                <w:sz w:val="22"/>
                <w:szCs w:val="22"/>
              </w:rPr>
              <w:t>voltage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0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07" w:name="BKM_097F8B43_8E05_4d0b_8C1E_07A51ECD1CBC"/>
            <w:bookmarkStart w:id="208" w:name="BKM_D7B55A70_E2BE_45ba_8901_4F036733BD32"/>
            <w:r>
              <w:rPr>
                <w:b/>
                <w:bCs/>
                <w:sz w:val="22"/>
                <w:szCs w:val="22"/>
              </w:rPr>
              <w:t>voltageAngle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0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09" w:name="BKM_1DE4684C_4D0B_429f_AC49_B2F1EA0CB02C"/>
            <w:bookmarkEnd w:id="208"/>
            <w:r>
              <w:rPr>
                <w:b/>
                <w:bCs/>
                <w:sz w:val="22"/>
                <w:szCs w:val="22"/>
              </w:rPr>
              <w:t>voltageExcursion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0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10" w:name="BKM_1B063BBE_B148_46c7_95FA_CE2702CCDA43"/>
            <w:r>
              <w:rPr>
                <w:b/>
                <w:bCs/>
                <w:sz w:val="22"/>
                <w:szCs w:val="22"/>
              </w:rPr>
              <w:t>voltageImbalance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1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11" w:name="BKM_8CEC360C_DB0A_4adc_8E09_1FD720940B6F"/>
            <w:r>
              <w:rPr>
                <w:b/>
                <w:bCs/>
                <w:sz w:val="22"/>
                <w:szCs w:val="22"/>
              </w:rPr>
              <w:t>volume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AD65A6">
            <w:pPr>
              <w:spacing w:before="20" w:after="20"/>
              <w:rPr>
                <w:sz w:val="22"/>
                <w:szCs w:val="22"/>
              </w:rPr>
            </w:pPr>
            <w:r>
              <w:rPr>
                <w:sz w:val="22"/>
                <w:szCs w:val="22"/>
              </w:rPr>
              <w:t xml:space="preserve">Clarified </w:t>
            </w:r>
            <w:del w:id="212" w:author="" w:date="2012-07-19T13:52:00Z">
              <w:r w:rsidDel="00AD65A6">
                <w:rPr>
                  <w:sz w:val="22"/>
                  <w:szCs w:val="22"/>
                </w:rPr>
                <w:delText xml:space="preserve"> </w:delText>
              </w:r>
            </w:del>
            <w:r>
              <w:rPr>
                <w:sz w:val="22"/>
                <w:szCs w:val="22"/>
              </w:rPr>
              <w:t>from Ed. 1. to indicate fluid volume</w:t>
            </w:r>
          </w:p>
        </w:tc>
        <w:bookmarkEnd w:id="21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13" w:name="BKM_B6BC7C99_ECCE_41b0_AC18_BCA23FB4B875"/>
            <w:r>
              <w:rPr>
                <w:b/>
                <w:bCs/>
                <w:sz w:val="22"/>
                <w:szCs w:val="22"/>
              </w:rPr>
              <w:t>zeroFlowDuration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1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14" w:name="BKM_C96341A5_8F44_49a8_B4D8_FBCBCB616571"/>
            <w:r>
              <w:rPr>
                <w:b/>
                <w:bCs/>
                <w:sz w:val="22"/>
                <w:szCs w:val="22"/>
              </w:rPr>
              <w:t>zeroSequence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1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15" w:name="BKM_82B97F23_C84C_48cf_AAB0_041B3D3BD0BA"/>
            <w:r>
              <w:rPr>
                <w:b/>
                <w:bCs/>
                <w:sz w:val="22"/>
                <w:szCs w:val="22"/>
              </w:rPr>
              <w:t>distortionPowerFactor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1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16" w:name="BKM_166B730D_7474_450f_B5B8_7B893D55A5FF"/>
            <w:r>
              <w:rPr>
                <w:b/>
                <w:bCs/>
                <w:sz w:val="22"/>
                <w:szCs w:val="22"/>
              </w:rPr>
              <w:t>frequencyExcursion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Usually expressed as a “count”</w:t>
            </w:r>
          </w:p>
        </w:tc>
        <w:bookmarkEnd w:id="21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17" w:name="BKM_55D45962_8A66_4ae6_9C81_53685ECBC7D9"/>
            <w:r>
              <w:rPr>
                <w:b/>
                <w:bCs/>
                <w:sz w:val="22"/>
                <w:szCs w:val="22"/>
              </w:rPr>
              <w:t>applicationContext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1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18" w:name="BKM_98BB83F2_90C6_48cc_A24C_103171AC55E7"/>
            <w:r>
              <w:rPr>
                <w:b/>
                <w:bCs/>
                <w:sz w:val="22"/>
                <w:szCs w:val="22"/>
              </w:rPr>
              <w:t>apTitle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1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19" w:name="BKM_B5ED47AE_1EEC_4472_A36E_41DF53F69185"/>
            <w:r>
              <w:rPr>
                <w:b/>
                <w:bCs/>
                <w:sz w:val="22"/>
                <w:szCs w:val="22"/>
              </w:rPr>
              <w:t>assetNumber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1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20" w:name="BKM_99BBE4CB_AEED_4162_8CC1_EFB92DBC37AF"/>
            <w:r>
              <w:rPr>
                <w:b/>
                <w:bCs/>
                <w:sz w:val="22"/>
                <w:szCs w:val="22"/>
              </w:rPr>
              <w:t>bandwidth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2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21" w:name="BKM_7C57F241_E053_4f1b_8036_A17BC4E99315"/>
            <w:r>
              <w:rPr>
                <w:b/>
                <w:bCs/>
                <w:sz w:val="22"/>
                <w:szCs w:val="22"/>
              </w:rPr>
              <w:t>batteryVoltage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2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22" w:name="BKM_2D67DD04_6B76_4901_AE47_9AF725DECC07"/>
            <w:r>
              <w:rPr>
                <w:b/>
                <w:bCs/>
                <w:sz w:val="22"/>
                <w:szCs w:val="22"/>
              </w:rPr>
              <w:t>broadcastAddress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2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23" w:name="BKM_BBF4F2A3_D67A_48fa_A50F_F056513B19BD"/>
            <w:r>
              <w:rPr>
                <w:b/>
                <w:bCs/>
                <w:sz w:val="22"/>
                <w:szCs w:val="22"/>
              </w:rPr>
              <w:t>deviceAddressType1</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2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24" w:name="BKM_7BCC0028_1DE3_434b_BEAA_4B5269E3BD54"/>
            <w:r>
              <w:rPr>
                <w:b/>
                <w:bCs/>
                <w:sz w:val="22"/>
                <w:szCs w:val="22"/>
              </w:rPr>
              <w:t>deviceAddressType2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2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25" w:name="BKM_329A1FF7_ED64_4add_AFA0_AC8A962F6919"/>
            <w:r>
              <w:rPr>
                <w:b/>
                <w:bCs/>
                <w:sz w:val="22"/>
                <w:szCs w:val="22"/>
              </w:rPr>
              <w:t>deviceAddressType3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2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26" w:name="BKM_8A5F710F_A513_47e9_980B_821FD50A2070"/>
            <w:r>
              <w:rPr>
                <w:b/>
                <w:bCs/>
                <w:sz w:val="22"/>
                <w:szCs w:val="22"/>
              </w:rPr>
              <w:t>deviceAddressType4</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2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27" w:name="BKM_15962859_2CEB_4054_9A26_F5FBF41C9154"/>
            <w:r>
              <w:rPr>
                <w:b/>
                <w:bCs/>
                <w:sz w:val="22"/>
                <w:szCs w:val="22"/>
              </w:rPr>
              <w:t>deviceClass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2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28" w:name="BKM_549DB8C1_9805_4551_9D16_4B5C9F607913"/>
            <w:r>
              <w:rPr>
                <w:b/>
                <w:bCs/>
                <w:sz w:val="22"/>
                <w:szCs w:val="22"/>
              </w:rPr>
              <w:t>electronicSerialNumber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2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29" w:name="BKM_DEC70F34_E0D8_47e2_B77E_F3D77D021932"/>
            <w:r>
              <w:rPr>
                <w:b/>
                <w:bCs/>
                <w:sz w:val="22"/>
                <w:szCs w:val="22"/>
              </w:rPr>
              <w:t>endDeviceID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2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30" w:name="BKM_A52137D6_BF83_4bc0_89BC_3995C1584CA2"/>
            <w:r>
              <w:rPr>
                <w:b/>
                <w:bCs/>
                <w:sz w:val="22"/>
                <w:szCs w:val="22"/>
              </w:rPr>
              <w:t>groupAddressType1</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3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31" w:name="BKM_9D572AE4_C074_4f47_979B_0F7A5447FE48"/>
            <w:r>
              <w:rPr>
                <w:b/>
                <w:bCs/>
                <w:sz w:val="22"/>
                <w:szCs w:val="22"/>
              </w:rPr>
              <w:t>groupAddressType2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3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32" w:name="BKM_D604E907_DAF5_4609_8559_78FD13D6A8B8"/>
            <w:r>
              <w:rPr>
                <w:b/>
                <w:bCs/>
                <w:sz w:val="22"/>
                <w:szCs w:val="22"/>
              </w:rPr>
              <w:t>groupAddressT</w:t>
            </w:r>
            <w:r>
              <w:rPr>
                <w:b/>
                <w:bCs/>
                <w:sz w:val="22"/>
                <w:szCs w:val="22"/>
              </w:rPr>
              <w:lastRenderedPageBreak/>
              <w:t>ype3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3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33" w:name="BKM_C74916B4_A1BF_4e83_A5E9_6C13F618793D"/>
            <w:r>
              <w:rPr>
                <w:b/>
                <w:bCs/>
                <w:sz w:val="22"/>
                <w:szCs w:val="22"/>
              </w:rPr>
              <w:lastRenderedPageBreak/>
              <w:t>groupAddressType4</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3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34" w:name="BKM_C08F20E3_8DA6_4980_A3C8_69854E045D3B"/>
            <w:r>
              <w:rPr>
                <w:b/>
                <w:bCs/>
                <w:sz w:val="22"/>
                <w:szCs w:val="22"/>
              </w:rPr>
              <w:t>ipAddress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3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35" w:name="BKM_E8078C59_9F25_48f7_8B8B_1BC1F1B107E8"/>
            <w:r>
              <w:rPr>
                <w:b/>
                <w:bCs/>
                <w:sz w:val="22"/>
                <w:szCs w:val="22"/>
              </w:rPr>
              <w:t>macAddress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3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36" w:name="BKM_D4957BD3_06E9_48c4_9FF5_40E9EA28FD17"/>
            <w:r>
              <w:rPr>
                <w:b/>
                <w:bCs/>
                <w:sz w:val="22"/>
                <w:szCs w:val="22"/>
              </w:rPr>
              <w:t>mfgAssignedConfigurationID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3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37" w:name="BKM_C5770970_3FD2_43b2_8DD1_DF6ED9D6CCD9"/>
            <w:r>
              <w:rPr>
                <w:b/>
                <w:bCs/>
                <w:sz w:val="22"/>
                <w:szCs w:val="22"/>
              </w:rPr>
              <w:t>mfgAssignedPhysicalSerialNumber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3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38" w:name="BKM_955721EB_726A_4c00_910F_D3561D355D6C"/>
            <w:r>
              <w:rPr>
                <w:b/>
                <w:bCs/>
                <w:sz w:val="22"/>
                <w:szCs w:val="22"/>
              </w:rPr>
              <w:t>mfgAssignedProductNumber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3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39" w:name="BKM_FC08E73E_030C_4fd9_9A2A_FB401D32B220"/>
            <w:r>
              <w:rPr>
                <w:b/>
                <w:bCs/>
                <w:sz w:val="22"/>
                <w:szCs w:val="22"/>
              </w:rPr>
              <w:t>mfgAssignedUniqueCommunicationAddress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3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40" w:name="BKM_BF332DF4_730D_4b8b_9841_B5EF900224C1"/>
            <w:r>
              <w:rPr>
                <w:b/>
                <w:bCs/>
                <w:sz w:val="22"/>
                <w:szCs w:val="22"/>
              </w:rPr>
              <w:t>multiCastAddress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4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41" w:name="BKM_6E43CE9D_7DED_4c32_B74B_3DF9AFB64F45"/>
            <w:r>
              <w:rPr>
                <w:b/>
                <w:bCs/>
                <w:sz w:val="22"/>
                <w:szCs w:val="22"/>
              </w:rPr>
              <w:t>oneWayAddress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4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42" w:name="BKM_F9581512_600A_46d9_A979_022325235626"/>
            <w:r>
              <w:rPr>
                <w:b/>
                <w:bCs/>
                <w:sz w:val="22"/>
                <w:szCs w:val="22"/>
              </w:rPr>
              <w:t>signalStrength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4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43" w:name="BKM_47425F63_88C0_4754_A309_960A8DFFAD91"/>
            <w:r>
              <w:rPr>
                <w:b/>
                <w:bCs/>
                <w:sz w:val="22"/>
                <w:szCs w:val="22"/>
              </w:rPr>
              <w:t>twoWayAddress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4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44" w:name="BKM_C0053855_8BAD_4b82_BF9F_54B2BBFCA9F4"/>
            <w:r>
              <w:rPr>
                <w:b/>
                <w:bCs/>
                <w:sz w:val="22"/>
                <w:szCs w:val="22"/>
              </w:rPr>
              <w:t>signaltoNoiseRatio</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Moved here from Attribute #9 UOM</w:t>
            </w:r>
          </w:p>
        </w:tc>
        <w:bookmarkEnd w:id="24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45" w:name="BKM_05117A15_F6B9_4afc_80E2_F629DE04F313"/>
            <w:r>
              <w:rPr>
                <w:b/>
                <w:bCs/>
                <w:sz w:val="22"/>
                <w:szCs w:val="22"/>
              </w:rPr>
              <w:t>alarm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4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46" w:name="BKM_C797A830_2789_47ce_8F7D_3DDBA06A6BE1"/>
            <w:r>
              <w:rPr>
                <w:b/>
                <w:bCs/>
                <w:sz w:val="22"/>
                <w:szCs w:val="22"/>
              </w:rPr>
              <w:t>batteryCarryover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4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47" w:name="BKM_025D27AA_62C2_4b71_956E_7B8793999A09"/>
            <w:r>
              <w:rPr>
                <w:b/>
                <w:bCs/>
                <w:sz w:val="22"/>
                <w:szCs w:val="22"/>
              </w:rPr>
              <w:t>dataOverflowAlarm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4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48" w:name="BKM_3EC7B1D3_8352_4d1a_9E46_78783FBAFB52"/>
            <w:r>
              <w:rPr>
                <w:b/>
                <w:bCs/>
                <w:sz w:val="22"/>
                <w:szCs w:val="22"/>
              </w:rPr>
              <w:t>demandLimit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4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49" w:name="BKM_5AC65D48_EADA_401a_9EDF_3BCB6680BE39"/>
            <w:r>
              <w:rPr>
                <w:b/>
                <w:bCs/>
                <w:sz w:val="22"/>
                <w:szCs w:val="22"/>
              </w:rPr>
              <w:t>demandReset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Usually expressed as a count as part of a billing cycle</w:t>
            </w:r>
          </w:p>
        </w:tc>
        <w:bookmarkEnd w:id="24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50" w:name="BKM_661A1965_6185_4e78_9116_21D6634B8240"/>
            <w:r>
              <w:rPr>
                <w:b/>
                <w:bCs/>
                <w:sz w:val="22"/>
                <w:szCs w:val="22"/>
              </w:rPr>
              <w:t>diagnostic</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5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51" w:name="BKM_D73C721F_2071_4622_97F5_8DDF43116E42"/>
            <w:r>
              <w:rPr>
                <w:b/>
                <w:bCs/>
                <w:sz w:val="22"/>
                <w:szCs w:val="22"/>
              </w:rPr>
              <w:t>emergencyLimit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5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52" w:name="BKM_844E86D1_4C66_4731_9F5C_1218382E8F1C"/>
            <w:r>
              <w:rPr>
                <w:b/>
                <w:bCs/>
                <w:sz w:val="22"/>
                <w:szCs w:val="22"/>
              </w:rPr>
              <w:t>encoderTamper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5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53" w:name="BKM_FF86B079_98E1_4a0c_A475_F6318C686479"/>
            <w:r>
              <w:rPr>
                <w:b/>
                <w:bCs/>
                <w:sz w:val="22"/>
                <w:szCs w:val="22"/>
              </w:rPr>
              <w:t>ieee1366MomentaryInterruption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5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54" w:name="BKM_BC89B694_0463_47f0_9A26_2D74FA8A2DC9"/>
            <w:r>
              <w:rPr>
                <w:b/>
                <w:bCs/>
                <w:sz w:val="22"/>
                <w:szCs w:val="22"/>
              </w:rPr>
              <w:t>ieee1366MomentaryInterruptionEvent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5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55" w:name="BKM_7ABCFF59_918B_4d25_8CB5_1E174BC59C4C"/>
            <w:r>
              <w:rPr>
                <w:b/>
                <w:bCs/>
                <w:sz w:val="22"/>
                <w:szCs w:val="22"/>
              </w:rPr>
              <w:t>ieee1366SustainedInterruption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5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56" w:name="BKM_CFEF4250_3157_4615_B158_963047D71AAA"/>
            <w:r>
              <w:rPr>
                <w:b/>
                <w:bCs/>
                <w:sz w:val="22"/>
                <w:szCs w:val="22"/>
              </w:rPr>
              <w:t>interruptionBehaviour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5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57" w:name="BKM_0FDAAD03_9DDF_46d5_BE13_DFAB9CDB5EEA"/>
            <w:r>
              <w:rPr>
                <w:b/>
                <w:bCs/>
                <w:sz w:val="22"/>
                <w:szCs w:val="22"/>
              </w:rPr>
              <w:t>inversionTamp</w:t>
            </w:r>
            <w:r>
              <w:rPr>
                <w:b/>
                <w:bCs/>
                <w:sz w:val="22"/>
                <w:szCs w:val="22"/>
              </w:rPr>
              <w:lastRenderedPageBreak/>
              <w:t>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5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58" w:name="BKM_0457FBD8_1745_4497_A736_57B7ECB1965E"/>
            <w:r>
              <w:rPr>
                <w:b/>
                <w:bCs/>
                <w:sz w:val="22"/>
                <w:szCs w:val="22"/>
              </w:rPr>
              <w:lastRenderedPageBreak/>
              <w:t>loadInterrupt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5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59" w:name="BKM_665B7741_441E_42e5_AB06_334DF7C6DB84"/>
            <w:r>
              <w:rPr>
                <w:b/>
                <w:bCs/>
                <w:sz w:val="22"/>
                <w:szCs w:val="22"/>
              </w:rPr>
              <w:t>loadShed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5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60" w:name="BKM_6E9E2794_EFFC_49a1_92AA_3A1FC31EE5A1"/>
            <w:r>
              <w:rPr>
                <w:b/>
                <w:bCs/>
                <w:sz w:val="22"/>
                <w:szCs w:val="22"/>
              </w:rPr>
              <w:t>maintenance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6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61" w:name="BKM_668C70FE_5949_4c4d_9B6F_A2F0F992B357"/>
            <w:r>
              <w:rPr>
                <w:b/>
                <w:bCs/>
                <w:sz w:val="22"/>
                <w:szCs w:val="22"/>
              </w:rPr>
              <w:t>physicalTamper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6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62" w:name="BKM_312A6578_6368_4470_BD01_B6AE8E86D1D4"/>
            <w:r>
              <w:rPr>
                <w:b/>
                <w:bCs/>
                <w:sz w:val="22"/>
                <w:szCs w:val="22"/>
              </w:rPr>
              <w:t>powerLossTamper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6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63" w:name="BKM_50AAD20B_9A44_435d_8A3F_D731A324D661"/>
            <w:r>
              <w:rPr>
                <w:b/>
                <w:bCs/>
                <w:sz w:val="22"/>
                <w:szCs w:val="22"/>
              </w:rPr>
              <w:t>powerOutage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6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64" w:name="BKM_7B77AD18_8BFC_45f6_9480_285A07A597F8"/>
            <w:r>
              <w:rPr>
                <w:b/>
                <w:bCs/>
                <w:sz w:val="22"/>
                <w:szCs w:val="22"/>
              </w:rPr>
              <w:t>powerQuality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6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65" w:name="BKM_D4DDC66D_1F46_4029_91E2_0E6A60D98BAE"/>
            <w:r>
              <w:rPr>
                <w:b/>
                <w:bCs/>
                <w:sz w:val="22"/>
                <w:szCs w:val="22"/>
              </w:rPr>
              <w:t>powerRestoration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6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66" w:name="BKM_24F2A245_F872_46ab_9AB1_BCAB7343E2C1"/>
            <w:r>
              <w:rPr>
                <w:b/>
                <w:bCs/>
                <w:sz w:val="22"/>
                <w:szCs w:val="22"/>
              </w:rPr>
              <w:t>programmed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6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67" w:name="BKM_28889F35_2E5D_4d8e_9417_42597468AE0D"/>
            <w:r>
              <w:rPr>
                <w:b/>
                <w:bCs/>
                <w:sz w:val="22"/>
                <w:szCs w:val="22"/>
              </w:rPr>
              <w:t>pushbutton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6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68" w:name="BKM_3B2A6779_B31C_4f8b_8503_B779C567C855"/>
            <w:r>
              <w:rPr>
                <w:b/>
                <w:bCs/>
                <w:sz w:val="22"/>
                <w:szCs w:val="22"/>
              </w:rPr>
              <w:t>relayActivation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6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69" w:name="BKM_86A3F1F1_358C_4200_B0EE_1472FD17DC39"/>
            <w:r>
              <w:rPr>
                <w:b/>
                <w:bCs/>
                <w:sz w:val="22"/>
                <w:szCs w:val="22"/>
              </w:rPr>
              <w:t>relayCycle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Usually expressed as a count</w:t>
            </w:r>
          </w:p>
        </w:tc>
        <w:bookmarkEnd w:id="26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70" w:name="BKM_261FE025_3811_4f89_A6CB_8C92260F697A"/>
            <w:r>
              <w:rPr>
                <w:b/>
                <w:bCs/>
                <w:sz w:val="22"/>
                <w:szCs w:val="22"/>
              </w:rPr>
              <w:t>removalTamper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7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71" w:name="BKM_24BF3BDF_32CF_4c35_BC6D_6A06EF5BCEF3"/>
            <w:r>
              <w:rPr>
                <w:b/>
                <w:bCs/>
                <w:sz w:val="22"/>
                <w:szCs w:val="22"/>
              </w:rPr>
              <w:t>reprogrammingTamper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7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72" w:name="BKM_9081F63D_CCA7_4ece_993F_E9414038DAF4"/>
            <w:r>
              <w:rPr>
                <w:b/>
                <w:bCs/>
                <w:sz w:val="22"/>
                <w:szCs w:val="22"/>
              </w:rPr>
              <w:t>reverseRotationTamper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7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73" w:name="BKM_593799CD_9C73_407e_8F5C_529CE83C0F46"/>
            <w:r>
              <w:rPr>
                <w:b/>
                <w:bCs/>
                <w:sz w:val="22"/>
                <w:szCs w:val="22"/>
              </w:rPr>
              <w:t>switchArmed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7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74" w:name="BKM_A7A218EB_49E6_471f_B9B6_DD1B6FB2BF87"/>
            <w:r>
              <w:rPr>
                <w:b/>
                <w:bCs/>
                <w:sz w:val="22"/>
                <w:szCs w:val="22"/>
              </w:rPr>
              <w:t>switchDisabled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7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75" w:name="BKM_0EEFFEB7_AE56_49ee_8141_140C2464F9B7"/>
            <w:r>
              <w:rPr>
                <w:b/>
                <w:bCs/>
                <w:sz w:val="22"/>
                <w:szCs w:val="22"/>
              </w:rPr>
              <w:t>tamper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7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76" w:name="BKM_331DE91B_0BA0_461c_AF04_48AE75428225"/>
            <w:r>
              <w:rPr>
                <w:b/>
                <w:bCs/>
                <w:sz w:val="22"/>
                <w:szCs w:val="22"/>
              </w:rPr>
              <w:t>watchdogTimeout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27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77" w:name="BKM_71FFA09F_7A87_4418_8F54_AAC9458D4DD5"/>
            <w:r>
              <w:rPr>
                <w:b/>
                <w:bCs/>
                <w:sz w:val="22"/>
                <w:szCs w:val="22"/>
              </w:rPr>
              <w:t>billLastPeriod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Customer’s bill for the previous billing period (Currency)</w:t>
            </w:r>
          </w:p>
        </w:tc>
        <w:bookmarkEnd w:id="27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78" w:name="BKM_7C3C4FC9_4BB0_4330_BE9B_1FCA267DC4DA"/>
            <w:r>
              <w:rPr>
                <w:b/>
                <w:bCs/>
                <w:sz w:val="22"/>
                <w:szCs w:val="22"/>
              </w:rPr>
              <w:t>billToDate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Customer’s bill, as known thus far within the present billing period (Currency)</w:t>
            </w:r>
          </w:p>
        </w:tc>
        <w:bookmarkEnd w:id="27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79" w:name="BKM_81081589_01C7_4d3a_9F89_1ED6D050F9F9"/>
            <w:r>
              <w:rPr>
                <w:b/>
                <w:bCs/>
                <w:sz w:val="22"/>
                <w:szCs w:val="22"/>
              </w:rPr>
              <w:t>billCarryover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 xml:space="preserve">Customer’s bill for the </w:t>
            </w:r>
            <w:ins w:id="280" w:author="" w:date="2012-07-19T14:14:00Z">
              <w:r w:rsidR="009A71A2" w:rsidRPr="009A71A2">
                <w:rPr>
                  <w:b/>
                  <w:sz w:val="22"/>
                  <w:szCs w:val="22"/>
                  <w:rPrChange w:id="281" w:author="" w:date="2012-07-19T14:14:00Z">
                    <w:rPr>
                      <w:sz w:val="22"/>
                      <w:szCs w:val="22"/>
                    </w:rPr>
                  </w:rPrChange>
                </w:rPr>
                <w:t xml:space="preserve">[seems incomplete] </w:t>
              </w:r>
            </w:ins>
            <w:r>
              <w:rPr>
                <w:sz w:val="22"/>
                <w:szCs w:val="22"/>
              </w:rPr>
              <w:t>(Currency)</w:t>
            </w:r>
          </w:p>
        </w:tc>
        <w:bookmarkEnd w:id="27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82" w:name="BKM_ED14BAE0_2268_444e_B6CF_C31DE30C98B2"/>
            <w:r>
              <w:rPr>
                <w:b/>
                <w:bCs/>
                <w:sz w:val="22"/>
                <w:szCs w:val="22"/>
              </w:rPr>
              <w:t>connectionFee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Monthly fee for connection to commodity.</w:t>
            </w:r>
          </w:p>
        </w:tc>
        <w:bookmarkEnd w:id="28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83" w:name="BKM_F097DC53_5922_43d6_9AF8_30C3A5BD03E8"/>
            <w:r>
              <w:rPr>
                <w:b/>
                <w:bCs/>
                <w:sz w:val="22"/>
                <w:szCs w:val="22"/>
              </w:rPr>
              <w:t>audibleVolume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Sound</w:t>
            </w:r>
          </w:p>
        </w:tc>
        <w:bookmarkEnd w:id="28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84" w:name="BKM_F23A8B8D_6428_4a0d_BF2B_ABBB395102E3"/>
            <w:bookmarkStart w:id="285" w:name="BKM_579F6321_D2E5_4bbc_8551_FB232EDD00B2"/>
            <w:bookmarkEnd w:id="284"/>
            <w:r>
              <w:rPr>
                <w:b/>
                <w:bCs/>
                <w:sz w:val="22"/>
                <w:szCs w:val="22"/>
              </w:rPr>
              <w:t>volumetricFlow</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286" w:name="BKM_EE0C2659_283C_4780_A72E_26A079303C28"/>
      <w:bookmarkEnd w:id="285"/>
      <w:bookmarkEnd w:id="286"/>
      <w:r w:rsidRPr="00FA49F7">
        <w:rPr>
          <w:sz w:val="25"/>
          <w:szCs w:val="24"/>
          <w:u w:val="none"/>
          <w:shd w:val="clear" w:color="auto" w:fill="auto"/>
        </w:rPr>
        <w:t>ReadingQuality</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Quality of a specific reading value or interval reading value. Note that more than one quality may be applicable to a given reading. Typically not used unless problems or unusual conditions occur (i.e., quality for each reading is assumed to be 'good' unless stated otherwise in associated reading quality).</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287" w:name="BKM_A42D7C7C_1234_4821_9274_F763247A1710"/>
            <w:bookmarkEnd w:id="287"/>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lastRenderedPageBreak/>
              <w:t>quality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QualityOfReading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Quality, to be specified if different than ReadingType.defaultQuality.</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288" w:name="BKM_256DE8A2_72B1_4be6_A8D1_1C3D16886B83"/>
      <w:bookmarkEnd w:id="288"/>
      <w:r w:rsidRPr="00FA49F7">
        <w:rPr>
          <w:sz w:val="25"/>
          <w:szCs w:val="24"/>
          <w:u w:val="none"/>
          <w:shd w:val="clear" w:color="auto" w:fill="auto"/>
        </w:rPr>
        <w:t>ReadingType</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Detailed description for a type of a reading value. Values in attributes allow for the description of metadata about a measurement or measurements.</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289" w:name="BKM_64DB8EA4_3709_455f_87D3_D2B76C275464"/>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accumulation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AccumulationKind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Accumulation behavio</w:t>
            </w:r>
            <w:del w:id="290" w:author="" w:date="2012-07-20T09:53:00Z">
              <w:r w:rsidDel="00053172">
                <w:rPr>
                  <w:i/>
                  <w:iCs/>
                  <w:sz w:val="22"/>
                  <w:szCs w:val="22"/>
                </w:rPr>
                <w:delText>u</w:delText>
              </w:r>
            </w:del>
            <w:r>
              <w:rPr>
                <w:i/>
                <w:iCs/>
                <w:sz w:val="22"/>
                <w:szCs w:val="22"/>
              </w:rPr>
              <w:t>r of a reading over time, usually 'measuringPeriod', to be used with individual endpoints (as opposed to 'macroPeriod' and 'aggregate' that are used to describe aggregations of data from individual endpoints).</w:t>
            </w:r>
          </w:p>
        </w:tc>
        <w:bookmarkEnd w:id="28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91" w:name="BKM_4BCF265A_A069_46f1_AD91_840831A1CC69"/>
            <w:r>
              <w:rPr>
                <w:b/>
                <w:bCs/>
                <w:sz w:val="22"/>
                <w:szCs w:val="22"/>
              </w:rPr>
              <w:t>aggregate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DataQualifierKind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Salient attribute of the reading data aggregated from individual endpoints. This is mainly used to define a mathematical operation carried out over 'macroPeriod', but may also be used to describe an attribute of the data when the 'macroPeriod' is not defined.</w:t>
            </w:r>
          </w:p>
        </w:tc>
        <w:bookmarkEnd w:id="29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92" w:name="BKM_F9EEB80B_15E0_443a_9A33_175857305C35"/>
            <w:r>
              <w:rPr>
                <w:b/>
                <w:bCs/>
                <w:sz w:val="22"/>
                <w:szCs w:val="22"/>
              </w:rPr>
              <w:t>argument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RationalNumber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Argument used to introduce numbers into the unit of measure description where they are needed (e.g., 4 where the measure needs an argument such as CEMI(n=4)). Most arguments used in practice however will be integers (i.e., 'denominator'=1).</w:t>
            </w:r>
          </w:p>
          <w:p w:rsidR="00996343" w:rsidRDefault="00996343" w:rsidP="000778EA">
            <w:pPr>
              <w:spacing w:before="20" w:after="20"/>
              <w:rPr>
                <w:sz w:val="22"/>
                <w:szCs w:val="22"/>
              </w:rPr>
            </w:pPr>
            <w:r>
              <w:rPr>
                <w:sz w:val="22"/>
                <w:szCs w:val="22"/>
              </w:rPr>
              <w:t>Value 0 in 'numerator' and 'denominator' means not applicable.</w:t>
            </w:r>
          </w:p>
        </w:tc>
        <w:bookmarkEnd w:id="29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93" w:name="BKM_041374E8_07D8_4f28_9626_93D5D9DDC974"/>
            <w:r>
              <w:rPr>
                <w:b/>
                <w:bCs/>
                <w:sz w:val="22"/>
                <w:szCs w:val="22"/>
              </w:rPr>
              <w:t>commodity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CommodityKind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Commodity being measured.</w:t>
            </w:r>
          </w:p>
        </w:tc>
        <w:bookmarkEnd w:id="29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94" w:name="BKM_D3DFD4F3_FBD6_4571_8EBE_16EA045C41B4"/>
            <w:r>
              <w:rPr>
                <w:b/>
                <w:bCs/>
                <w:sz w:val="22"/>
                <w:szCs w:val="22"/>
              </w:rPr>
              <w:t>consumptionTier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In case of common flat-rate pricing for power, in which all purchases are at a given rate, 'consumptionTier'=0. Otherwise, the value indicates the consumption tier, which can be used in conjunction with TOU or CPP pricing.</w:t>
            </w:r>
          </w:p>
          <w:p w:rsidR="00996343" w:rsidRDefault="00996343" w:rsidP="000778EA">
            <w:pPr>
              <w:spacing w:before="20" w:after="20"/>
              <w:rPr>
                <w:sz w:val="22"/>
                <w:szCs w:val="22"/>
              </w:rPr>
            </w:pPr>
            <w:r>
              <w:rPr>
                <w:sz w:val="22"/>
                <w:szCs w:val="22"/>
              </w:rPr>
              <w:t xml:space="preserve">Consumption tier pricing refers to the method of billing in which a certain "block" of energy is purchased/sold at one price, after which the next block of energy is purchased at another price, and so on, all throughout a defined period. At the start of the defined period, consumption is initially zero, and any usage is measured against the first consumption tier ('consumptionTier'=1). If this block of energy is consumed before the end of </w:t>
            </w:r>
            <w:r>
              <w:rPr>
                <w:sz w:val="22"/>
                <w:szCs w:val="22"/>
              </w:rPr>
              <w:lastRenderedPageBreak/>
              <w:t>the period, energy consumption moves to be reconed against the second consumption tier ('consumptionTier'=2), and so on. At the end of the defined period, the consumption accumulator is reset, and usage within the 'consumptionTier'=1 restarts.</w:t>
            </w:r>
          </w:p>
        </w:tc>
        <w:bookmarkEnd w:id="29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95" w:name="BKM_C90C5422_85AD_4377_A645_13F05385F2DD"/>
            <w:r>
              <w:rPr>
                <w:b/>
                <w:bCs/>
                <w:sz w:val="22"/>
                <w:szCs w:val="22"/>
              </w:rPr>
              <w:lastRenderedPageBreak/>
              <w:t>cpp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Critical peak period (CPP) bucket the reading value is attributed to. Value 0 means not applicable. Even though CPP is usually considered a </w:t>
            </w:r>
            <w:del w:id="296" w:author="" w:date="2012-07-19T13:56:00Z">
              <w:r w:rsidDel="00AD65A6">
                <w:rPr>
                  <w:i/>
                  <w:iCs/>
                  <w:sz w:val="22"/>
                  <w:szCs w:val="22"/>
                </w:rPr>
                <w:delText>specialised</w:delText>
              </w:r>
            </w:del>
            <w:ins w:id="297" w:author="" w:date="2012-07-19T13:56:00Z">
              <w:r w:rsidR="00AD65A6">
                <w:rPr>
                  <w:i/>
                  <w:iCs/>
                  <w:sz w:val="22"/>
                  <w:szCs w:val="22"/>
                </w:rPr>
                <w:t>specialized</w:t>
              </w:r>
            </w:ins>
            <w:r>
              <w:rPr>
                <w:i/>
                <w:iCs/>
                <w:sz w:val="22"/>
                <w:szCs w:val="22"/>
              </w:rPr>
              <w:t xml:space="preserve"> form of time of use 'tou', this attribute is defined explicitly for flexibility.</w:t>
            </w:r>
          </w:p>
        </w:tc>
        <w:bookmarkEnd w:id="29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98" w:name="BKM_EF6C9401_02C7_4b5f_9288_F2A9754845C4"/>
            <w:r>
              <w:rPr>
                <w:b/>
                <w:bCs/>
                <w:sz w:val="22"/>
                <w:szCs w:val="22"/>
              </w:rPr>
              <w:t>currency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Currency</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Metering-specific currency.</w:t>
            </w:r>
          </w:p>
        </w:tc>
        <w:bookmarkEnd w:id="29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299" w:name="BKM_79AAA8D8_BCEE_4bd4_B34D_03475F29C42E"/>
            <w:r>
              <w:rPr>
                <w:b/>
                <w:bCs/>
                <w:sz w:val="22"/>
                <w:szCs w:val="22"/>
              </w:rPr>
              <w:t>flowDirection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FlowDirectionKind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Flow direction for a reading where the direction of flow of the commodity is important (for electricity measurements this includes current, energy, power, and demand).</w:t>
            </w:r>
          </w:p>
        </w:tc>
        <w:bookmarkEnd w:id="29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00" w:name="BKM_785937B7_DD8B_41e6_BF3E_28B1FFD90921"/>
            <w:r>
              <w:rPr>
                <w:b/>
                <w:bCs/>
                <w:sz w:val="22"/>
                <w:szCs w:val="22"/>
              </w:rPr>
              <w:t>interharmonic</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ReadingInterharmonic</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Indication of a "harmonic" or "interharmonic" basis for the measurement. Value 0 in 'numerator' and 'denominator' means not applicable.</w:t>
            </w:r>
          </w:p>
          <w:p w:rsidR="00996343" w:rsidRDefault="00996343" w:rsidP="000778EA">
            <w:pPr>
              <w:spacing w:before="20" w:after="20"/>
              <w:rPr>
                <w:sz w:val="22"/>
                <w:szCs w:val="22"/>
              </w:rPr>
            </w:pPr>
          </w:p>
        </w:tc>
        <w:bookmarkEnd w:id="30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01" w:name="BKM_41A1F323_E004_4ac6_9704_AB567B0B1E8E"/>
            <w:r>
              <w:rPr>
                <w:b/>
                <w:bCs/>
                <w:sz w:val="22"/>
                <w:szCs w:val="22"/>
              </w:rPr>
              <w:t>macroPeriod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MacroPeriodKind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Time period of interest that reflects how the reading is viewed or captured over a long period of time.</w:t>
            </w:r>
          </w:p>
        </w:tc>
        <w:bookmarkEnd w:id="30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02" w:name="BKM_C3E2457C_C85C_458d_AD5A_350493DCA72A"/>
            <w:r>
              <w:rPr>
                <w:b/>
                <w:bCs/>
                <w:sz w:val="22"/>
                <w:szCs w:val="22"/>
              </w:rPr>
              <w:t>measurementKind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MeasurementKind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Identifies "what" is being measured, as refinement of 'commodity'. When combined with 'unit', it provides detail to the unit of measure. For example, 'energy' with a unit of measure of 'kWh' indicates to the user that active energy is being measured, while with 'kVAh' or 'kVArh', it indicates apparent energy and reactive energy, respectively. 'power' can be combined in a similar way with various power units of measure: Distortion power ('distortionVoltAmperes') with 'kVA' is different from 'power' with 'kVA'.</w:t>
            </w:r>
          </w:p>
        </w:tc>
        <w:bookmarkEnd w:id="30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03" w:name="BKM_7B6C39D5_8341_4d3a_B4D2_72CB83E0400F"/>
            <w:r>
              <w:rPr>
                <w:b/>
                <w:bCs/>
                <w:sz w:val="22"/>
                <w:szCs w:val="22"/>
              </w:rPr>
              <w:t>measuringPeriod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TimeAttributeKind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 xml:space="preserve">Time attribute inherent or fundamental to the reading value (as opposed to 'macroPeriod' that supplies an "adjective" to describe aspects of a time period with regard to the measurement). It refers to the way the value was originally measured and not to the frequency at which it is reported or </w:t>
            </w:r>
            <w:r>
              <w:rPr>
                <w:sz w:val="22"/>
                <w:szCs w:val="22"/>
              </w:rPr>
              <w:lastRenderedPageBreak/>
              <w:t>presented. For example, an hourly interval of consumption data would have value 'hourly' as an attribute. However in the case of an hourly sampled voltage value, the meterReadings schema would carry the 'hourly' interval size information.</w:t>
            </w:r>
          </w:p>
          <w:p w:rsidR="00996343" w:rsidRDefault="00996343">
            <w:pPr>
              <w:spacing w:before="20" w:after="20"/>
              <w:rPr>
                <w:sz w:val="22"/>
                <w:szCs w:val="22"/>
              </w:rPr>
            </w:pPr>
            <w:r>
              <w:rPr>
                <w:sz w:val="22"/>
                <w:szCs w:val="22"/>
              </w:rPr>
              <w:t>It is common for meters to report demand in a form that is measured over the course of a portion of an hour, while enterprise applications however commonly assume the demand (in kW or kVAr) normali</w:t>
            </w:r>
            <w:del w:id="304" w:author="" w:date="2012-07-19T14:23:00Z">
              <w:r w:rsidDel="00F70E0B">
                <w:rPr>
                  <w:sz w:val="22"/>
                  <w:szCs w:val="22"/>
                </w:rPr>
                <w:delText>s</w:delText>
              </w:r>
            </w:del>
            <w:ins w:id="305" w:author="" w:date="2012-07-19T14:23:00Z">
              <w:r w:rsidR="00F70E0B">
                <w:rPr>
                  <w:sz w:val="22"/>
                  <w:szCs w:val="22"/>
                </w:rPr>
                <w:t>z</w:t>
              </w:r>
            </w:ins>
            <w:r>
              <w:rPr>
                <w:sz w:val="22"/>
                <w:szCs w:val="22"/>
              </w:rPr>
              <w:t>ed to 1 hour. The sy</w:t>
            </w:r>
            <w:ins w:id="306" w:author="" w:date="2012-07-20T09:52:00Z">
              <w:r w:rsidR="00053172">
                <w:rPr>
                  <w:sz w:val="22"/>
                  <w:szCs w:val="22"/>
                </w:rPr>
                <w:t>s</w:t>
              </w:r>
            </w:ins>
            <w:r>
              <w:rPr>
                <w:sz w:val="22"/>
                <w:szCs w:val="22"/>
              </w:rPr>
              <w:t>tem that receives readings directly from the meter therefore must perform this transformation before publishing readings for use by the other enterprise systems. The scalar used is chosen based on the block size (not any sub-interval size).</w:t>
            </w:r>
          </w:p>
        </w:tc>
        <w:bookmarkEnd w:id="30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07" w:name="BKM_BDF133DF_E3C4_4310_985C_766D4C7C0DF3"/>
            <w:r>
              <w:rPr>
                <w:b/>
                <w:bCs/>
                <w:sz w:val="22"/>
                <w:szCs w:val="22"/>
              </w:rPr>
              <w:lastRenderedPageBreak/>
              <w:t>multiplier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UnitMultiplierKind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Metering-specific multiplier.</w:t>
            </w:r>
          </w:p>
        </w:tc>
        <w:bookmarkEnd w:id="30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08" w:name="BKM_AD213E03_86C1_49f8_B2C3_ED6C169D645B"/>
            <w:r>
              <w:rPr>
                <w:b/>
                <w:bCs/>
                <w:sz w:val="22"/>
                <w:szCs w:val="22"/>
              </w:rPr>
              <w:t>phases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PhaseCodeKind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Meteric-specific phase code.</w:t>
            </w:r>
          </w:p>
        </w:tc>
        <w:bookmarkEnd w:id="30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09" w:name="BKM_6162A0BD_1069_4a6a_950C_3357F81CAC99"/>
            <w:r>
              <w:rPr>
                <w:b/>
                <w:bCs/>
                <w:sz w:val="22"/>
                <w:szCs w:val="22"/>
              </w:rPr>
              <w:t>tou</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Time of use (TOU) bucket the reading value is attributed to. Value 0 means not applicable.</w:t>
            </w:r>
          </w:p>
        </w:tc>
        <w:bookmarkEnd w:id="30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10" w:name="BKM_C718D1BB_0BE8_4fd6_9EA1_96DA5ACD6476"/>
            <w:r>
              <w:rPr>
                <w:b/>
                <w:bCs/>
                <w:sz w:val="22"/>
                <w:szCs w:val="22"/>
              </w:rPr>
              <w:t>unit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UnitSymbolKind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Metering-specific unit.</w:t>
            </w:r>
          </w:p>
        </w:tc>
        <w:bookmarkEnd w:id="31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11" w:name="BKM_419CC160_BC43_4202_ACF6_FCE6F5E0F83F"/>
            <w:bookmarkStart w:id="312" w:name="BKM_4DBFAF40_15EB_4e75_A1BF_0AB2BB3AEF86"/>
            <w:r>
              <w:rPr>
                <w:b/>
                <w:bCs/>
                <w:sz w:val="22"/>
                <w:szCs w:val="22"/>
              </w:rPr>
              <w:t>intervalLength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Duration</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(if incremental reading value) Length of increment interval.</w:t>
            </w:r>
          </w:p>
        </w:tc>
        <w:bookmarkEnd w:id="31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13" w:name="BKM_47354966_A52B_4192_B609_04FCD0696479"/>
            <w:bookmarkEnd w:id="312"/>
            <w:bookmarkEnd w:id="313"/>
            <w:r>
              <w:rPr>
                <w:b/>
                <w:bCs/>
                <w:sz w:val="22"/>
                <w:szCs w:val="22"/>
              </w:rPr>
              <w:t>defaultQuality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QualityOfReading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The default quality of readings. May be </w:t>
            </w:r>
            <w:del w:id="314" w:author="" w:date="2012-07-19T13:57:00Z">
              <w:r w:rsidDel="00AD65A6">
                <w:rPr>
                  <w:i/>
                  <w:iCs/>
                  <w:sz w:val="22"/>
                  <w:szCs w:val="22"/>
                </w:rPr>
                <w:delText>overriden</w:delText>
              </w:r>
            </w:del>
            <w:ins w:id="315" w:author="" w:date="2012-07-19T13:57:00Z">
              <w:r w:rsidR="00AD65A6">
                <w:rPr>
                  <w:i/>
                  <w:iCs/>
                  <w:sz w:val="22"/>
                  <w:szCs w:val="22"/>
                </w:rPr>
                <w:t>overridden</w:t>
              </w:r>
            </w:ins>
            <w:r>
              <w:rPr>
                <w:i/>
                <w:iCs/>
                <w:sz w:val="22"/>
                <w:szCs w:val="22"/>
              </w:rPr>
              <w:t xml:space="preserve"> for specific measurements in Reading or IntervalReading classes.</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316" w:name="BKM_2D559321_A00A_4745_9EB4_DC0EE10AC13F"/>
      <w:bookmarkEnd w:id="316"/>
      <w:r w:rsidRPr="00FA49F7">
        <w:rPr>
          <w:sz w:val="25"/>
          <w:szCs w:val="24"/>
          <w:u w:val="none"/>
          <w:shd w:val="clear" w:color="auto" w:fill="auto"/>
        </w:rPr>
        <w:t>Seconds</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«Datatype»</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Time, in seconds</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317" w:name="BKM_DA637377_CB72_46e3_B37A_664C6083951D"/>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value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Time, in seconds</w:t>
            </w:r>
          </w:p>
        </w:tc>
        <w:bookmarkEnd w:id="31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18" w:name="BKM_096E4824_3D60_4765_BD10_651295800E68"/>
            <w:r>
              <w:rPr>
                <w:b/>
                <w:bCs/>
                <w:sz w:val="22"/>
                <w:szCs w:val="22"/>
              </w:rPr>
              <w:t>unit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UnitSymbol</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1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19" w:name="BKM_71116CC9_69F3_40cc_947D_809F127936D8"/>
            <w:bookmarkEnd w:id="319"/>
            <w:r>
              <w:rPr>
                <w:b/>
                <w:bCs/>
                <w:sz w:val="22"/>
                <w:szCs w:val="22"/>
              </w:rPr>
              <w:t>multiplier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UnitMultiplier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320" w:name="BKM_0E083E92_42C5_4814_925F_3BA081E40F35"/>
      <w:bookmarkEnd w:id="320"/>
      <w:r w:rsidRPr="00FA49F7">
        <w:rPr>
          <w:sz w:val="25"/>
          <w:szCs w:val="24"/>
          <w:u w:val="none"/>
          <w:shd w:val="clear" w:color="auto" w:fill="auto"/>
        </w:rPr>
        <w:t>ServiceCategory</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Category of service provided to the customer.</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321" w:name="BKM_7F7C730D_36FD_4477_8845_A4AF5B754C46"/>
            <w:bookmarkEnd w:id="321"/>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kind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ServiceKind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Kind of service.</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322" w:name="BKM_CF267270_BAC9_46ff_ACC8_37C6A5ABFE29"/>
      <w:bookmarkEnd w:id="322"/>
      <w:r w:rsidRPr="00FA49F7">
        <w:rPr>
          <w:sz w:val="25"/>
          <w:szCs w:val="24"/>
          <w:u w:val="none"/>
          <w:shd w:val="clear" w:color="auto" w:fill="auto"/>
        </w:rPr>
        <w:t>ServiceDeliveryPoint</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lastRenderedPageBreak/>
        <w:t>Logical point on the network where the ownership of the service changes hands. It is one of potentially many service points within a service location, delivering service in accordance with a customer agreement. Used at the place where a meter may be installed.</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323" w:name="BKM_10F86E21_23BE_4830_BDE5_26662352533B"/>
            <w:bookmarkEnd w:id="323"/>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The name is any free human readable and possibly non unique text naming the object.</w:t>
            </w:r>
          </w:p>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324" w:name="BKM_626D135C_19CE_48b1_94B9_6B53DDD88B39"/>
      <w:bookmarkEnd w:id="324"/>
      <w:r w:rsidRPr="00FA49F7">
        <w:rPr>
          <w:sz w:val="25"/>
          <w:szCs w:val="24"/>
          <w:u w:val="none"/>
          <w:shd w:val="clear" w:color="auto" w:fill="auto"/>
        </w:rPr>
        <w:t>ServiceKind</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Kind of service.</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325" w:name="BKM_BB13A05F_4978_423a_960A_BFE39B24928B"/>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electricity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2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26" w:name="BKM_3C699587_8CC8_4cc0_98B0_09FE8F4B5E5A"/>
            <w:r>
              <w:rPr>
                <w:b/>
                <w:bCs/>
                <w:sz w:val="22"/>
                <w:szCs w:val="22"/>
              </w:rPr>
              <w:t>gas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2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27" w:name="BKM_FC9983D7_2D3B_4928_B687_192F48EF5BFA"/>
            <w:r>
              <w:rPr>
                <w:b/>
                <w:bCs/>
                <w:sz w:val="22"/>
                <w:szCs w:val="22"/>
              </w:rPr>
              <w:t>water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2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28" w:name="BKM_DC7BB3A9_C669_4854_A409_9B8E40D57A51"/>
            <w:r>
              <w:rPr>
                <w:b/>
                <w:bCs/>
                <w:sz w:val="22"/>
                <w:szCs w:val="22"/>
              </w:rPr>
              <w:t>time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2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29" w:name="BKM_3AF4756F_9483_4257_A1EC_20F9C0C7ADD5"/>
            <w:r>
              <w:rPr>
                <w:b/>
                <w:bCs/>
                <w:sz w:val="22"/>
                <w:szCs w:val="22"/>
              </w:rPr>
              <w:t>heat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2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30" w:name="BKM_C7737FFF_A120_4d59_B1CE_DCF204846215"/>
            <w:r>
              <w:rPr>
                <w:b/>
                <w:bCs/>
                <w:sz w:val="22"/>
                <w:szCs w:val="22"/>
              </w:rPr>
              <w:t>refuse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3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31" w:name="BKM_76225F46_0B71_420f_88E7_570022AB9539"/>
            <w:r>
              <w:rPr>
                <w:b/>
                <w:bCs/>
                <w:sz w:val="22"/>
                <w:szCs w:val="22"/>
              </w:rPr>
              <w:t>sewerage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3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32" w:name="BKM_84004A6F_8A33_4163_8B72_EE4102EC5C43"/>
            <w:r>
              <w:rPr>
                <w:b/>
                <w:bCs/>
                <w:sz w:val="22"/>
                <w:szCs w:val="22"/>
              </w:rPr>
              <w:t>rates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3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33" w:name="BKM_9EF80C3E_A87B_484f_A49B_66F03AF0BB36"/>
            <w:r>
              <w:rPr>
                <w:b/>
                <w:bCs/>
                <w:sz w:val="22"/>
                <w:szCs w:val="22"/>
              </w:rPr>
              <w:t>tvLicence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3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34" w:name="BKM_BD61650D_9D54_4727_95DB_C6816271DAB7"/>
            <w:r>
              <w:rPr>
                <w:b/>
                <w:bCs/>
                <w:sz w:val="22"/>
                <w:szCs w:val="22"/>
              </w:rPr>
              <w:t>internet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3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35" w:name="BKM_3CC4ED7D_5331_40af_AC54_EC582F189EDC"/>
            <w:r>
              <w:rPr>
                <w:b/>
                <w:bCs/>
                <w:sz w:val="22"/>
                <w:szCs w:val="22"/>
              </w:rPr>
              <w:t>other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3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36" w:name="BKM_AE97FB38_843A_401a_8694_D4638CF048EA"/>
            <w:bookmarkEnd w:id="336"/>
            <w:r>
              <w:rPr>
                <w:b/>
                <w:bCs/>
                <w:sz w:val="22"/>
                <w:szCs w:val="22"/>
              </w:rPr>
              <w:t>cold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Includes chilled water and ice</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337" w:name="BKM_948A9857_4D87_4974_B686_7F94211C34E9"/>
      <w:bookmarkEnd w:id="337"/>
      <w:r w:rsidRPr="00FA49F7">
        <w:rPr>
          <w:sz w:val="25"/>
          <w:szCs w:val="24"/>
          <w:u w:val="none"/>
          <w:shd w:val="clear" w:color="auto" w:fill="auto"/>
        </w:rPr>
        <w:t>ServiceSupplier</w:t>
      </w:r>
      <w:r w:rsidRPr="00FA49F7">
        <w:rPr>
          <w:sz w:val="25"/>
          <w:szCs w:val="24"/>
          <w:u w:val="none"/>
          <w:shd w:val="clear" w:color="auto" w:fill="auto"/>
          <w:lang w:val="en-US"/>
        </w:rPr>
        <w:t xml:space="preserve">  </w:t>
      </w:r>
    </w:p>
    <w:p w:rsidR="00996343" w:rsidRDefault="00996343" w:rsidP="00996343">
      <w:pPr>
        <w:pStyle w:val="EA-AttributeLabel"/>
        <w:ind w:firstLine="0"/>
        <w:rPr>
          <w:color w:val="000000"/>
          <w:shd w:val="clear" w:color="auto" w:fill="auto"/>
          <w:lang w:val="en-US"/>
        </w:rPr>
      </w:pPr>
      <w:del w:id="338" w:author="" w:date="2012-07-19T13:57:00Z">
        <w:r w:rsidDel="00AD65A6">
          <w:rPr>
            <w:color w:val="000000"/>
            <w:shd w:val="clear" w:color="auto" w:fill="auto"/>
            <w:lang w:val="en-US"/>
          </w:rPr>
          <w:delText>Organisation</w:delText>
        </w:r>
      </w:del>
      <w:ins w:id="339" w:author="" w:date="2012-07-19T13:57:00Z">
        <w:r w:rsidR="00AD65A6">
          <w:rPr>
            <w:color w:val="000000"/>
            <w:shd w:val="clear" w:color="auto" w:fill="auto"/>
            <w:lang w:val="en-US"/>
          </w:rPr>
          <w:t>Organization</w:t>
        </w:r>
      </w:ins>
      <w:r>
        <w:rPr>
          <w:color w:val="000000"/>
          <w:shd w:val="clear" w:color="auto" w:fill="auto"/>
          <w:lang w:val="en-US"/>
        </w:rPr>
        <w:t xml:space="preserve"> that provides services to customers.</w:t>
      </w:r>
    </w:p>
    <w:p w:rsidR="00996343" w:rsidRDefault="00996343" w:rsidP="00996343">
      <w:pPr>
        <w:pStyle w:val="EA-AttributeLabel"/>
        <w:ind w:firstLine="0"/>
        <w:rPr>
          <w:b w:val="0"/>
          <w:bCs w:val="0"/>
          <w:i w:val="0"/>
          <w:iCs w:val="0"/>
          <w:color w:val="000000"/>
          <w:shd w:val="clear" w:color="auto" w:fill="auto"/>
          <w:lang w:val="en-US"/>
        </w:rPr>
      </w:pPr>
    </w:p>
    <w:p w:rsidR="00996343" w:rsidRDefault="00996343" w:rsidP="00996343">
      <w:pPr>
        <w:pStyle w:val="EA-AttributeLabel"/>
        <w:ind w:firstLine="0"/>
        <w:rPr>
          <w:b w:val="0"/>
          <w:bCs w:val="0"/>
          <w:i w:val="0"/>
          <w:iCs w:val="0"/>
          <w:shd w:val="clear" w:color="auto" w:fill="auto"/>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340" w:name="BKM_32EBB4EE_CA9B_4100_9AA3_8EFD7A942CC5"/>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kind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SupplierKind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Kind of supplier.</w:t>
            </w:r>
          </w:p>
        </w:tc>
        <w:bookmarkEnd w:id="34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41" w:name="BKM_1F31F062_A57A_4254_899B_E6D984FBFF63"/>
            <w:bookmarkEnd w:id="341"/>
            <w:r>
              <w:rPr>
                <w:b/>
                <w:bCs/>
                <w:sz w:val="22"/>
                <w:szCs w:val="22"/>
              </w:rPr>
              <w:t>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The name is any free human readable and possibly non unique text naming the object.</w:t>
            </w:r>
          </w:p>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342" w:name="BKM_2E37BEEB_9A51_4d41_A5A9_759811010C9B"/>
      <w:r w:rsidRPr="00FA49F7">
        <w:rPr>
          <w:sz w:val="25"/>
          <w:szCs w:val="24"/>
          <w:u w:val="none"/>
          <w:shd w:val="clear" w:color="auto" w:fill="auto"/>
        </w:rPr>
        <w:t>String</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«Primitive»</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 xml:space="preserve">A string consisting of a sequence of 8 bit characters. The character encoding is UTF-8. The string length is unspecified and unlimited. </w:t>
      </w:r>
      <w:bookmarkEnd w:id="342"/>
    </w:p>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343" w:name="BKM_F7C121CF_C57B_43cf_8830_D71EA7ACC375"/>
      <w:bookmarkEnd w:id="343"/>
      <w:r w:rsidRPr="00FA49F7">
        <w:rPr>
          <w:sz w:val="25"/>
          <w:szCs w:val="24"/>
          <w:u w:val="none"/>
          <w:shd w:val="clear" w:color="auto" w:fill="auto"/>
        </w:rPr>
        <w:t>SummaryMeasurement</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An aggregated summary measurement reading.</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344" w:name="BKM_990896AE_6BA5_4cd1_ADEA_B3CA7A8DC810"/>
            <w:r>
              <w:rPr>
                <w:b/>
                <w:bCs/>
                <w:color w:val="FFFFFF"/>
                <w:sz w:val="22"/>
                <w:szCs w:val="22"/>
              </w:rPr>
              <w:lastRenderedPageBreak/>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multiplier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UnitMultiplierKind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multiplier part of the unit of measure, e.g. "kilo" (k)</w:t>
            </w:r>
          </w:p>
        </w:tc>
        <w:bookmarkEnd w:id="34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45" w:name="BKM_853B9DAA_6217_4469_82F3_4555725EE1C3"/>
            <w:r>
              <w:rPr>
                <w:b/>
                <w:bCs/>
                <w:sz w:val="22"/>
                <w:szCs w:val="22"/>
              </w:rPr>
              <w:t>timeStamp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AbsoluteDateTime</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date and time (if needed) of the summary measurement.</w:t>
            </w:r>
          </w:p>
        </w:tc>
        <w:bookmarkEnd w:id="34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46" w:name="BKM_6D4FBA37_9186_4a5b_B81A_1E1A86974C2E"/>
            <w:r>
              <w:rPr>
                <w:b/>
                <w:bCs/>
                <w:sz w:val="22"/>
                <w:szCs w:val="22"/>
              </w:rPr>
              <w:t>unit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UnitSymbolKind</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units of the reading, e.g. "Wh"</w:t>
            </w:r>
          </w:p>
        </w:tc>
        <w:bookmarkEnd w:id="34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47" w:name="BKM_41064555_4FD9_4553_AC8D_CFFE47D70D4B"/>
            <w:bookmarkEnd w:id="347"/>
            <w:r>
              <w:rPr>
                <w:b/>
                <w:bCs/>
                <w:sz w:val="22"/>
                <w:szCs w:val="22"/>
              </w:rPr>
              <w:t>value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value of the summary measurement.</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348" w:name="BKM_CBCB5A5C_6963_4a24_B98D_90A69BC56A24"/>
      <w:bookmarkEnd w:id="348"/>
      <w:r w:rsidRPr="00FA49F7">
        <w:rPr>
          <w:sz w:val="25"/>
          <w:szCs w:val="24"/>
          <w:u w:val="none"/>
          <w:shd w:val="clear" w:color="auto" w:fill="auto"/>
        </w:rPr>
        <w:t>SummaryQuality</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List of codes indicating the quality of the summary.</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349" w:name="BKM_CD03C69B_19C8_4251_9F3C_59C0AB92D580"/>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estimated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4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50" w:name="BKM_B7803AC1_C7D8_47ce_9C12_EE127C8F7F88"/>
            <w:r>
              <w:rPr>
                <w:b/>
                <w:bCs/>
                <w:sz w:val="22"/>
                <w:szCs w:val="22"/>
              </w:rPr>
              <w:t>forecast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5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51" w:name="BKM_8CCA3899_4B3D_4731_9DFE_6204E87D7489"/>
            <w:r>
              <w:rPr>
                <w:b/>
                <w:bCs/>
                <w:sz w:val="22"/>
                <w:szCs w:val="22"/>
              </w:rPr>
              <w:t>mixed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5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52" w:name="BKM_0B4802A9_0D9D_489b_A387_BC3416FB1FAD"/>
            <w:r>
              <w:rPr>
                <w:b/>
                <w:bCs/>
                <w:sz w:val="22"/>
                <w:szCs w:val="22"/>
              </w:rPr>
              <w:t>validated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5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53" w:name="BKM_B9DD90E4_BF59_43f0_B60B_53092A806709"/>
            <w:r>
              <w:rPr>
                <w:b/>
                <w:bCs/>
                <w:sz w:val="22"/>
                <w:szCs w:val="22"/>
              </w:rPr>
              <w:t>raw</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5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54" w:name="BKM_9E0913ED_FEE1_4623_9B5B_10D6AE81AFAD"/>
            <w:r>
              <w:rPr>
                <w:b/>
                <w:bCs/>
                <w:sz w:val="22"/>
                <w:szCs w:val="22"/>
              </w:rPr>
              <w:t>normalizedForWeather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5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55" w:name="BKM_2216815F_D651_4cd2_B3EF_634084A5C416"/>
            <w:bookmarkEnd w:id="355"/>
            <w:r>
              <w:rPr>
                <w:b/>
                <w:bCs/>
                <w:sz w:val="22"/>
                <w:szCs w:val="22"/>
              </w:rPr>
              <w:t>other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356" w:name="BKM_E1C37D1E_28A6_46e2_9891_7AB5285659D9"/>
      <w:bookmarkEnd w:id="356"/>
      <w:r w:rsidRPr="00FA49F7">
        <w:rPr>
          <w:sz w:val="25"/>
          <w:szCs w:val="24"/>
          <w:u w:val="none"/>
          <w:shd w:val="clear" w:color="auto" w:fill="auto"/>
        </w:rPr>
        <w:t>SupplierKind</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Kind of supplier.</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357" w:name="BKM_D48A59DA_914D_4460_9F1D_801106FF3BB4"/>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utility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5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58" w:name="BKM_5C3E6F29_2014_4f75_BB09_75DCF6B5F292"/>
            <w:r>
              <w:rPr>
                <w:b/>
                <w:bCs/>
                <w:sz w:val="22"/>
                <w:szCs w:val="22"/>
              </w:rPr>
              <w:t>retailer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5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59" w:name="BKM_927B174F_B939_4c9b_BCCA_DE98C3342C6F"/>
            <w:r>
              <w:rPr>
                <w:b/>
                <w:bCs/>
                <w:sz w:val="22"/>
                <w:szCs w:val="22"/>
              </w:rPr>
              <w:t>other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5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60" w:name="BKM_57EB58CD_BF51_4235_9454_D87F1DFB581D"/>
            <w:r>
              <w:rPr>
                <w:b/>
                <w:bCs/>
                <w:sz w:val="22"/>
                <w:szCs w:val="22"/>
              </w:rPr>
              <w:t>district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6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61" w:name="BKM_6927B455_16FB_4427_8E7B_87437D733697"/>
            <w:r>
              <w:rPr>
                <w:b/>
                <w:bCs/>
                <w:sz w:val="22"/>
                <w:szCs w:val="22"/>
              </w:rPr>
              <w:t>intermediary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6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62" w:name="BKM_D72DDDD5_A166_4ac1_9125_DA6D4C45B32F"/>
            <w:r>
              <w:rPr>
                <w:b/>
                <w:bCs/>
                <w:sz w:val="22"/>
                <w:szCs w:val="22"/>
              </w:rPr>
              <w:t>local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36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63" w:name="BKM_1AB2C6B2_0F39_4d33_B577_4D9E2EBEC51D"/>
            <w:bookmarkEnd w:id="363"/>
            <w:r>
              <w:rPr>
                <w:b/>
                <w:bCs/>
                <w:sz w:val="22"/>
                <w:szCs w:val="22"/>
              </w:rPr>
              <w:t>microgrid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364" w:name="BKM_75252062_8A68_41cb_BD7E_038298CE926F"/>
      <w:bookmarkEnd w:id="364"/>
      <w:r w:rsidRPr="00FA49F7">
        <w:rPr>
          <w:sz w:val="25"/>
          <w:szCs w:val="24"/>
          <w:u w:val="none"/>
          <w:shd w:val="clear" w:color="auto" w:fill="auto"/>
        </w:rPr>
        <w:t>TariffProfile</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 xml:space="preserve">A schedule of charges; structure associated with Tariff that allows the definition of complex </w:t>
      </w:r>
      <w:del w:id="365" w:author="" w:date="2012-07-19T13:58:00Z">
        <w:r w:rsidRPr="00FA49F7" w:rsidDel="00AD65A6">
          <w:rPr>
            <w:rFonts w:ascii="Arial" w:hAnsi="Arial" w:cs="Arial"/>
            <w:i/>
            <w:iCs/>
            <w:sz w:val="25"/>
            <w:szCs w:val="24"/>
          </w:rPr>
          <w:delText>tarif</w:delText>
        </w:r>
      </w:del>
      <w:ins w:id="366" w:author="" w:date="2012-07-19T13:58:00Z">
        <w:r w:rsidR="00AD65A6" w:rsidRPr="00FA49F7">
          <w:rPr>
            <w:rFonts w:ascii="Arial" w:hAnsi="Arial" w:cs="Arial"/>
            <w:i/>
            <w:iCs/>
            <w:sz w:val="25"/>
            <w:szCs w:val="24"/>
          </w:rPr>
          <w:t>tariff</w:t>
        </w:r>
      </w:ins>
      <w:r w:rsidRPr="00FA49F7">
        <w:rPr>
          <w:rFonts w:ascii="Arial" w:hAnsi="Arial" w:cs="Arial"/>
          <w:i/>
          <w:iCs/>
          <w:sz w:val="25"/>
          <w:szCs w:val="24"/>
        </w:rPr>
        <w:t xml:space="preserve"> structures such as step and time of use.</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367" w:name="BKM_BAF01084_F416_40bd_8B7B_0B917B25B13E"/>
            <w:bookmarkStart w:id="368" w:name="BKM_A1B16C26_DC89_4f7b_B419_EEC14D45801B"/>
            <w:bookmarkEnd w:id="367"/>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The name is any free human readable and possibly non unique text naming the object.</w:t>
            </w:r>
          </w:p>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369" w:name="BKM_FCE79163_5288_46cf_90D2_E37D8C41C1C9"/>
      <w:bookmarkEnd w:id="369"/>
      <w:r w:rsidRPr="00FA49F7">
        <w:rPr>
          <w:sz w:val="25"/>
          <w:szCs w:val="24"/>
          <w:u w:val="none"/>
          <w:shd w:val="clear" w:color="auto" w:fill="auto"/>
        </w:rPr>
        <w:t>UnitMultiplierKind</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The unit multiplier is the power of ten multipliers such as kilo, micro, deci, etc...</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370" w:name="BKM_066AB865_55B1_47e4_AFB5_936510EA5FE3"/>
            <w:r>
              <w:rPr>
                <w:b/>
                <w:bCs/>
                <w:color w:val="FFFFFF"/>
                <w:sz w:val="22"/>
                <w:szCs w:val="22"/>
              </w:rPr>
              <w:lastRenderedPageBreak/>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yocto = x10-24</w:t>
            </w:r>
          </w:p>
        </w:tc>
        <w:bookmarkEnd w:id="37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71" w:name="BKM_9E1420CD_0ADA_42e1_A2C2_7FDC7C21EC1F"/>
            <w:r>
              <w:rPr>
                <w:b/>
                <w:bCs/>
                <w:sz w:val="22"/>
                <w:szCs w:val="22"/>
              </w:rPr>
              <w:t>z</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zepto = x10-21</w:t>
            </w:r>
          </w:p>
        </w:tc>
        <w:bookmarkEnd w:id="37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72" w:name="BKM_E0A23288_CC3B_4dfb_8475_009D574004F1"/>
            <w:r>
              <w:rPr>
                <w:b/>
                <w:bCs/>
                <w:sz w:val="22"/>
                <w:szCs w:val="22"/>
              </w:rPr>
              <w:t>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atto = x10-18</w:t>
            </w:r>
          </w:p>
        </w:tc>
        <w:bookmarkEnd w:id="37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73" w:name="BKM_DE1EA844_46AF_419e_8BEB_BA2AE6B5C020"/>
            <w:r>
              <w:rPr>
                <w:b/>
                <w:bCs/>
                <w:sz w:val="22"/>
                <w:szCs w:val="22"/>
              </w:rPr>
              <w:t>f</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femto = x10-15</w:t>
            </w:r>
          </w:p>
        </w:tc>
        <w:bookmarkEnd w:id="37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74" w:name="BKM_E8FDB024_2774_4fb9_BCD5_0A1090BAB010"/>
            <w:r>
              <w:rPr>
                <w:b/>
                <w:bCs/>
                <w:sz w:val="22"/>
                <w:szCs w:val="22"/>
              </w:rPr>
              <w:t>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Milli 10**-3</w:t>
            </w:r>
          </w:p>
        </w:tc>
        <w:bookmarkEnd w:id="37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75" w:name="BKM_5D7E12C7_C856_498a_97E7_E5BCBBD58333"/>
            <w:r>
              <w:rPr>
                <w:b/>
                <w:bCs/>
                <w:sz w:val="22"/>
                <w:szCs w:val="22"/>
              </w:rPr>
              <w:t>c</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Centi 10**-2</w:t>
            </w:r>
          </w:p>
        </w:tc>
        <w:bookmarkEnd w:id="37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76" w:name="BKM_29E97887_A00A_4a5b_AC04_2D24C017D589"/>
            <w:r>
              <w:rPr>
                <w:b/>
                <w:bCs/>
                <w:sz w:val="22"/>
                <w:szCs w:val="22"/>
              </w:rPr>
              <w:t>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Pico 10**-12</w:t>
            </w:r>
          </w:p>
        </w:tc>
        <w:bookmarkEnd w:id="37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77" w:name="BKM_922BEEB2_63FF_46b9_AEAF_99CFF2123A82"/>
            <w:bookmarkStart w:id="378" w:name="BKM_B9F89F56_3AE9_4f70_9147_0981D3FD1974"/>
            <w:bookmarkEnd w:id="368"/>
            <w:r>
              <w:rPr>
                <w:b/>
                <w:bCs/>
                <w:sz w:val="22"/>
                <w:szCs w:val="22"/>
              </w:rPr>
              <w:t>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Nano 10**-9</w:t>
            </w:r>
          </w:p>
        </w:tc>
        <w:bookmarkEnd w:id="37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79" w:name="BKM_B561DFE0_DF56_4c3b_BE38_A0E91D5F4BBE"/>
            <w:bookmarkStart w:id="380" w:name="BKM_756AC4DC_D3F2_495a_B588_59C27565CEDC"/>
            <w:bookmarkEnd w:id="378"/>
            <w:r>
              <w:rPr>
                <w:b/>
                <w:bCs/>
                <w:sz w:val="22"/>
                <w:szCs w:val="22"/>
              </w:rPr>
              <w:t>micro</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Micro 10**-6</w:t>
            </w:r>
          </w:p>
        </w:tc>
        <w:bookmarkEnd w:id="37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81" w:name="BKM_84D81106_7606_4b73_A385_844B798851DB"/>
            <w:bookmarkStart w:id="382" w:name="BKM_A09617EA_E5F3_41e0_8503_FB6823C74CDB"/>
            <w:bookmarkEnd w:id="380"/>
            <w:r>
              <w:rPr>
                <w:b/>
                <w:bCs/>
                <w:sz w:val="22"/>
                <w:szCs w:val="22"/>
              </w:rPr>
              <w:t>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Deci 10**-1</w:t>
            </w:r>
          </w:p>
        </w:tc>
        <w:bookmarkEnd w:id="38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83" w:name="BKM_9A669CCF_803F_4120_ABEF_5222488F8E20"/>
            <w:bookmarkEnd w:id="382"/>
            <w:r>
              <w:rPr>
                <w:b/>
                <w:bCs/>
                <w:sz w:val="22"/>
                <w:szCs w:val="22"/>
              </w:rPr>
              <w:t>none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Not Applicable or "x1"</w:t>
            </w:r>
          </w:p>
        </w:tc>
        <w:bookmarkEnd w:id="38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84" w:name="BKM_EEA6294F_2FF5_4808_ACDB_F61854A0A4FD"/>
            <w:r>
              <w:rPr>
                <w:b/>
                <w:bCs/>
                <w:sz w:val="22"/>
                <w:szCs w:val="22"/>
              </w:rPr>
              <w:t>da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deca 10**1</w:t>
            </w:r>
          </w:p>
        </w:tc>
        <w:bookmarkEnd w:id="38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85" w:name="BKM_DBFAD778_D3C4_434c_A6EE_F9420972869A"/>
            <w:r>
              <w:rPr>
                <w:b/>
                <w:bCs/>
                <w:sz w:val="22"/>
                <w:szCs w:val="22"/>
              </w:rPr>
              <w:t>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hecto 10**2</w:t>
            </w:r>
          </w:p>
        </w:tc>
        <w:bookmarkEnd w:id="38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86" w:name="BKM_0FE8B15B_30C7_4690_9E72_E2DAE54F88D5"/>
            <w:bookmarkStart w:id="387" w:name="BKM_84598543_332D_44d2_8D92_9D4B7A8C6F00"/>
            <w:r>
              <w:rPr>
                <w:b/>
                <w:bCs/>
                <w:sz w:val="22"/>
                <w:szCs w:val="22"/>
              </w:rPr>
              <w:t>k</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Kilo 10**3</w:t>
            </w:r>
          </w:p>
        </w:tc>
        <w:bookmarkEnd w:id="38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88" w:name="BKM_49C320B9_7F2D_499f_BAE6_5E5F5CBAA48D"/>
            <w:bookmarkStart w:id="389" w:name="BKM_4317E286_78D5_4ca2_A3F0_CFF7B2EB57FA"/>
            <w:bookmarkEnd w:id="387"/>
            <w:r>
              <w:rPr>
                <w:b/>
                <w:bCs/>
                <w:sz w:val="22"/>
                <w:szCs w:val="22"/>
              </w:rPr>
              <w:t>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Mega 10**6</w:t>
            </w:r>
          </w:p>
        </w:tc>
        <w:bookmarkEnd w:id="38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90" w:name="BKM_53AA5257_827C_4166_B0AC_87359654DFBA"/>
            <w:bookmarkStart w:id="391" w:name="BKM_A4B9611A_F7ED_4129_A17C_3D813E569DBA"/>
            <w:bookmarkEnd w:id="389"/>
            <w:r>
              <w:rPr>
                <w:b/>
                <w:bCs/>
                <w:sz w:val="22"/>
                <w:szCs w:val="22"/>
              </w:rPr>
              <w:t>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Giga 10**9</w:t>
            </w:r>
          </w:p>
        </w:tc>
        <w:bookmarkEnd w:id="39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92" w:name="BKM_26D52CDC_05ED_4f46_A239_9AC4C12E815A"/>
            <w:bookmarkStart w:id="393" w:name="BKM_7277353F_3BC4_45a1_A06A_A875AE37CEDC"/>
            <w:bookmarkEnd w:id="391"/>
            <w:r>
              <w:rPr>
                <w:b/>
                <w:bCs/>
                <w:sz w:val="22"/>
                <w:szCs w:val="22"/>
              </w:rPr>
              <w:t>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Tera 10**12</w:t>
            </w:r>
          </w:p>
        </w:tc>
        <w:bookmarkEnd w:id="39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94" w:name="BKM_B0CF9BB7_25B3_4a36_A42C_01DB167CDE1E"/>
            <w:bookmarkEnd w:id="393"/>
            <w:r>
              <w:rPr>
                <w:b/>
                <w:bCs/>
                <w:sz w:val="22"/>
                <w:szCs w:val="22"/>
              </w:rPr>
              <w:t>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Peta = x1015</w:t>
            </w:r>
          </w:p>
        </w:tc>
        <w:bookmarkEnd w:id="39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95" w:name="BKM_427AC7C0_C90D_44d9_AAF4_F74309D176FA"/>
            <w:r>
              <w:rPr>
                <w:b/>
                <w:bCs/>
                <w:sz w:val="22"/>
                <w:szCs w:val="22"/>
              </w:rPr>
              <w: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Exa = x1018</w:t>
            </w:r>
          </w:p>
        </w:tc>
        <w:bookmarkEnd w:id="39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96" w:name="BKM_3AB5AC00_37AF_4dbc_B713_61907DE83754"/>
            <w:r>
              <w:rPr>
                <w:b/>
                <w:bCs/>
                <w:sz w:val="22"/>
                <w:szCs w:val="22"/>
              </w:rPr>
              <w:t>Z</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Zetta = x1021</w:t>
            </w:r>
          </w:p>
        </w:tc>
        <w:bookmarkEnd w:id="39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397" w:name="BKM_0530DA33_CA46_4b38_A8EC_FB161C04CF73"/>
            <w:bookmarkEnd w:id="397"/>
            <w:r>
              <w:rPr>
                <w:b/>
                <w:bCs/>
                <w:sz w:val="22"/>
                <w:szCs w:val="22"/>
              </w:rPr>
              <w:t>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Yotta = x1024</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398" w:name="BKM_7315CAFE_323B_4095_A255_1F1B2BBB8DC8"/>
      <w:bookmarkEnd w:id="398"/>
      <w:r w:rsidRPr="00FA49F7">
        <w:rPr>
          <w:sz w:val="25"/>
          <w:szCs w:val="24"/>
          <w:u w:val="none"/>
          <w:shd w:val="clear" w:color="auto" w:fill="auto"/>
        </w:rPr>
        <w:t>UnitSymbolKind</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This identifies the units of measure based on the NIST Special Publication 330 2008 edition -- The International System of Units. Note that this reference document supports SI units as well as common units of measurements in practice including CGS units.</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399" w:name="BKM_9BD64F3E_CA2E_47b4_8892_7112DEAB7016"/>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Length,met</w:t>
            </w:r>
            <w:ins w:id="400" w:author="" w:date="2012-07-19T14:24:00Z">
              <w:r w:rsidR="00F70E0B">
                <w:rPr>
                  <w:i/>
                  <w:iCs/>
                  <w:sz w:val="22"/>
                  <w:szCs w:val="22"/>
                </w:rPr>
                <w:t>er</w:t>
              </w:r>
            </w:ins>
            <w:del w:id="401" w:author="" w:date="2012-07-19T14:24:00Z">
              <w:r w:rsidDel="00F70E0B">
                <w:rPr>
                  <w:i/>
                  <w:iCs/>
                  <w:sz w:val="22"/>
                  <w:szCs w:val="22"/>
                </w:rPr>
                <w:delText>re</w:delText>
              </w:r>
            </w:del>
          </w:p>
        </w:tc>
        <w:bookmarkEnd w:id="39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02" w:name="BKM_6BDA297D_AE15_48f4_8DB9_390C4C6DFB2C"/>
            <w:r>
              <w:rPr>
                <w:b/>
                <w:bCs/>
                <w:sz w:val="22"/>
                <w:szCs w:val="22"/>
              </w:rPr>
              <w:t>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Mass,gram</w:t>
            </w:r>
          </w:p>
        </w:tc>
        <w:bookmarkEnd w:id="40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03" w:name="BKM_DBAFE979_971E_4e78_A113_0F66B31ACF2F"/>
            <w:r>
              <w:rPr>
                <w:b/>
                <w:bCs/>
                <w:sz w:val="22"/>
                <w:szCs w:val="22"/>
              </w:rPr>
              <w:t>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Current,ampere</w:t>
            </w:r>
          </w:p>
        </w:tc>
        <w:bookmarkEnd w:id="40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04" w:name="BKM_28F61F4A_CACB_438b_80BD_AD75A83BBA39"/>
            <w:r>
              <w:rPr>
                <w:b/>
                <w:bCs/>
                <w:sz w:val="22"/>
                <w:szCs w:val="22"/>
              </w:rPr>
              <w:t>degK</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Temperature,Kelvin (Note: the unit “degrees” is implied)</w:t>
            </w:r>
          </w:p>
        </w:tc>
        <w:bookmarkEnd w:id="40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05" w:name="BKM_E71DC993_C12C_47bd_95C8_5CEDEDDFAACC"/>
            <w:r>
              <w:rPr>
                <w:b/>
                <w:bCs/>
                <w:sz w:val="22"/>
                <w:szCs w:val="22"/>
              </w:rPr>
              <w:t>mol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Amount of substance,mole</w:t>
            </w:r>
          </w:p>
        </w:tc>
        <w:bookmarkEnd w:id="40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06" w:name="BKM_E3111E5F_A8AD_49d9_91E2_5B2CA2DD8E47"/>
            <w:r>
              <w:rPr>
                <w:b/>
                <w:bCs/>
                <w:sz w:val="22"/>
                <w:szCs w:val="22"/>
              </w:rPr>
              <w:t>cd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Luminous intensity,candela</w:t>
            </w:r>
          </w:p>
        </w:tc>
        <w:bookmarkEnd w:id="40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07" w:name="BKM_13238842_5D0D_49d0_B2C6_1AA6A8FF0B41"/>
            <w:r>
              <w:rPr>
                <w:b/>
                <w:bCs/>
                <w:sz w:val="22"/>
                <w:szCs w:val="22"/>
              </w:rPr>
              <w:t>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Time,second</w:t>
            </w:r>
          </w:p>
        </w:tc>
        <w:bookmarkEnd w:id="40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08" w:name="BKM_C57CB06D_17B2_453b_AC1D_B5E00608A945"/>
            <w:r>
              <w:rPr>
                <w:b/>
                <w:bCs/>
                <w:sz w:val="22"/>
                <w:szCs w:val="22"/>
              </w:rPr>
              <w:t>rad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Plane angle,Radian (m/m)</w:t>
            </w:r>
          </w:p>
        </w:tc>
        <w:bookmarkEnd w:id="40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09" w:name="BKM_A8D526C9_E27F_464d_AFCD_101191FE6B9A"/>
            <w:r>
              <w:rPr>
                <w:b/>
                <w:bCs/>
                <w:sz w:val="22"/>
                <w:szCs w:val="22"/>
              </w:rPr>
              <w:t>sr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Solid angle,Steradian (m2/m2)</w:t>
            </w:r>
          </w:p>
        </w:tc>
        <w:bookmarkEnd w:id="40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10" w:name="BKM_472F0F56_517F_4e40_9110_EC0DBCD1D8D9"/>
            <w:r>
              <w:rPr>
                <w:b/>
                <w:bCs/>
                <w:sz w:val="22"/>
                <w:szCs w:val="22"/>
              </w:rPr>
              <w:t>gy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Absorbed dose,Gray (J/kg)</w:t>
            </w:r>
          </w:p>
        </w:tc>
        <w:bookmarkEnd w:id="41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11" w:name="BKM_8A67FA8A_3AB8_4b8f_A261_B54EA12E6AA2"/>
            <w:r>
              <w:rPr>
                <w:b/>
                <w:bCs/>
                <w:sz w:val="22"/>
                <w:szCs w:val="22"/>
              </w:rPr>
              <w:t>bq</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Radioactivity,Becquerel (1/s)</w:t>
            </w:r>
          </w:p>
        </w:tc>
        <w:bookmarkEnd w:id="41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12" w:name="BKM_6D30AD32_557B_45cd_B6E0_4498E7D2E0B7"/>
            <w:r>
              <w:rPr>
                <w:b/>
                <w:bCs/>
                <w:sz w:val="22"/>
                <w:szCs w:val="22"/>
              </w:rPr>
              <w:t>degC</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Relative temperature,degrees Celsius</w:t>
            </w:r>
          </w:p>
        </w:tc>
        <w:bookmarkEnd w:id="41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13" w:name="BKM_5D7DB08F_92B6_4094_AA5A_A23663E8FECA"/>
            <w:r>
              <w:rPr>
                <w:b/>
                <w:bCs/>
                <w:sz w:val="22"/>
                <w:szCs w:val="22"/>
              </w:rPr>
              <w:t>sv</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Dose equivalent,Sievert (J/kg)</w:t>
            </w:r>
          </w:p>
        </w:tc>
        <w:bookmarkEnd w:id="41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14" w:name="BKM_E15CE369_628A_4f38_8D6F_DCAFEF870687"/>
            <w:r>
              <w:rPr>
                <w:b/>
                <w:bCs/>
                <w:sz w:val="22"/>
                <w:szCs w:val="22"/>
              </w:rPr>
              <w:t>f</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Electric capacitance,Farad (C/V)</w:t>
            </w:r>
          </w:p>
        </w:tc>
        <w:bookmarkEnd w:id="41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15" w:name="BKM_278CF23B_E131_4ef9_AA46_72AD83811780"/>
            <w:r>
              <w:rPr>
                <w:b/>
                <w:bCs/>
                <w:sz w:val="22"/>
                <w:szCs w:val="22"/>
              </w:rPr>
              <w:t>c</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Electric charge,Coulomb (Amp second)</w:t>
            </w:r>
          </w:p>
        </w:tc>
        <w:bookmarkEnd w:id="41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16" w:name="BKM_5E597E6A_3AEC_4776_890D_B8150DEE5377"/>
            <w:r>
              <w:rPr>
                <w:b/>
                <w:bCs/>
                <w:sz w:val="22"/>
                <w:szCs w:val="22"/>
              </w:rPr>
              <w:t>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Electric inductance,Henry (Wb/A)</w:t>
            </w:r>
          </w:p>
        </w:tc>
        <w:bookmarkEnd w:id="41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17" w:name="BKM_707FD547_7F88_40db_99D5_1AD1CA2718EE"/>
            <w:r>
              <w:rPr>
                <w:b/>
                <w:bCs/>
                <w:sz w:val="22"/>
                <w:szCs w:val="22"/>
              </w:rPr>
              <w:t>v</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Electric potential,Volt (W/A)</w:t>
            </w:r>
          </w:p>
        </w:tc>
        <w:bookmarkEnd w:id="41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18" w:name="BKM_886A6E34_DE88_480d_93EE_6B65DBC9FF0F"/>
            <w:r>
              <w:rPr>
                <w:b/>
                <w:bCs/>
                <w:sz w:val="22"/>
                <w:szCs w:val="22"/>
              </w:rPr>
              <w:t>ohm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Electric resistance,Ohm (V/A)</w:t>
            </w:r>
          </w:p>
        </w:tc>
        <w:bookmarkEnd w:id="41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19" w:name="BKM_3EAD191D_AF88_4a0d_A539_0E3AEEF77586"/>
            <w:r>
              <w:rPr>
                <w:b/>
                <w:bCs/>
                <w:sz w:val="22"/>
                <w:szCs w:val="22"/>
              </w:rPr>
              <w:t>j</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Energy joule,(N·m = C·V = W·s)</w:t>
            </w:r>
          </w:p>
        </w:tc>
        <w:bookmarkEnd w:id="41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20" w:name="BKM_6A9817E0_0961_42e4_8683_D9C00383A347"/>
            <w:r>
              <w:rPr>
                <w:b/>
                <w:bCs/>
                <w:sz w:val="22"/>
                <w:szCs w:val="22"/>
              </w:rPr>
              <w:t>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Force newton,(kg m/s²)</w:t>
            </w:r>
          </w:p>
        </w:tc>
        <w:bookmarkEnd w:id="42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21" w:name="BKM_C8E962A0_81F6_45fb_B7AA_6640DACF80B5"/>
            <w:r>
              <w:rPr>
                <w:b/>
                <w:bCs/>
                <w:sz w:val="22"/>
                <w:szCs w:val="22"/>
              </w:rPr>
              <w:t>hz</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Frequency,Cycles per second or (1/s)</w:t>
            </w:r>
          </w:p>
        </w:tc>
        <w:bookmarkEnd w:id="42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22" w:name="BKM_AD0AFD51_0A47_4419_9BF2_6E3470B193A2"/>
            <w:r>
              <w:rPr>
                <w:b/>
                <w:bCs/>
                <w:sz w:val="22"/>
                <w:szCs w:val="22"/>
              </w:rPr>
              <w:t>lx</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Illuminance lux,(lm/m²)</w:t>
            </w:r>
          </w:p>
        </w:tc>
        <w:bookmarkEnd w:id="42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23" w:name="BKM_EC570F87_E10A_4942_93CB_609D6A0F076C"/>
            <w:r>
              <w:rPr>
                <w:b/>
                <w:bCs/>
                <w:sz w:val="22"/>
                <w:szCs w:val="22"/>
              </w:rPr>
              <w:t>lm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Luminous flux,lumen (cd sr)</w:t>
            </w:r>
          </w:p>
        </w:tc>
        <w:bookmarkEnd w:id="42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24" w:name="BKM_73353FEF_0939_4fa3_A228_674DF1F144D2"/>
            <w:r>
              <w:rPr>
                <w:b/>
                <w:bCs/>
                <w:sz w:val="22"/>
                <w:szCs w:val="22"/>
              </w:rPr>
              <w:t>wb</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Magnetic flux,Weber (V s)</w:t>
            </w:r>
          </w:p>
        </w:tc>
        <w:bookmarkEnd w:id="42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25" w:name="BKM_EA14B3F1_7048_4716_B5BA_06E23536F512"/>
            <w:r>
              <w:rPr>
                <w:b/>
                <w:bCs/>
                <w:sz w:val="22"/>
                <w:szCs w:val="22"/>
              </w:rPr>
              <w:t>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Magnetic flux density,Tesla (Wb/m2)</w:t>
            </w:r>
          </w:p>
        </w:tc>
        <w:bookmarkEnd w:id="42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26" w:name="BKM_3DE79B50_463A_4732_917A_A511B9401570"/>
            <w:r>
              <w:rPr>
                <w:b/>
                <w:bCs/>
                <w:sz w:val="22"/>
                <w:szCs w:val="22"/>
              </w:rPr>
              <w:t>w</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Real power,Watt. By definition, one Watt equals one</w:t>
            </w:r>
            <w:ins w:id="427" w:author="" w:date="2012-07-19T14:00:00Z">
              <w:r w:rsidR="00AD65A6">
                <w:rPr>
                  <w:i/>
                  <w:iCs/>
                  <w:sz w:val="22"/>
                  <w:szCs w:val="22"/>
                </w:rPr>
                <w:t xml:space="preserve"> </w:t>
              </w:r>
            </w:ins>
            <w:r>
              <w:rPr>
                <w:i/>
                <w:iCs/>
                <w:sz w:val="22"/>
                <w:szCs w:val="22"/>
              </w:rPr>
              <w:t>Joule per second. Electrical power may have real and reactive components. The real portion of electrical power (I²R) or VIcos?, is expressed in Watts. (See also apparent power and reactive power.)</w:t>
            </w:r>
          </w:p>
        </w:tc>
        <w:bookmarkEnd w:id="42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28" w:name="BKM_560B8115_3080_4999_B6D4_CC750A332423"/>
            <w:r>
              <w:rPr>
                <w:b/>
                <w:bCs/>
                <w:sz w:val="22"/>
                <w:szCs w:val="22"/>
              </w:rPr>
              <w:t>pa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Pressure,Pascal (N/m²) (Note: the absolute or relative measurement of pressure is implied with this entry. See below for more explicit forms.)</w:t>
            </w:r>
          </w:p>
        </w:tc>
        <w:bookmarkEnd w:id="42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29" w:name="BKM_7D4C1B59_2638_4aa2_AED1_7A826E8B87C8"/>
            <w:r>
              <w:rPr>
                <w:b/>
                <w:bCs/>
                <w:sz w:val="22"/>
                <w:szCs w:val="22"/>
              </w:rPr>
              <w:t>siemens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Electric Conductance,Siemens (A / V = 1 / O)</w:t>
            </w:r>
          </w:p>
        </w:tc>
        <w:bookmarkEnd w:id="42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30" w:name="BKM_8D97EAE2_AA11_4ff3_890E_729693C1EAFA"/>
            <w:r>
              <w:rPr>
                <w:b/>
                <w:bCs/>
                <w:sz w:val="22"/>
                <w:szCs w:val="22"/>
              </w:rPr>
              <w:t>paA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Pressure,Pascal, absolute pressure</w:t>
            </w:r>
          </w:p>
        </w:tc>
        <w:bookmarkEnd w:id="43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31" w:name="BKM_FA0BAE56_5CF4_4a30_BB18_F9290D00C112"/>
            <w:r>
              <w:rPr>
                <w:b/>
                <w:bCs/>
                <w:sz w:val="22"/>
                <w:szCs w:val="22"/>
              </w:rPr>
              <w:t>paG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Pressure,Pascal, gauge pressure</w:t>
            </w:r>
          </w:p>
        </w:tc>
        <w:bookmarkEnd w:id="43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32" w:name="BKM_BAF4EDF3_4F3B_402c_A961_2B4A3225794A"/>
            <w:r>
              <w:rPr>
                <w:b/>
                <w:bCs/>
                <w:sz w:val="22"/>
                <w:szCs w:val="22"/>
              </w:rPr>
              <w:t>kat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Catalytic activity,katal = mol / s</w:t>
            </w:r>
          </w:p>
        </w:tc>
        <w:bookmarkEnd w:id="43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33" w:name="BKM_5814C239_836F_403b_87DD_C423D6015E5E"/>
            <w:r>
              <w:rPr>
                <w:b/>
                <w:bCs/>
                <w:sz w:val="22"/>
                <w:szCs w:val="22"/>
              </w:rPr>
              <w:t>revPerS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Rotational speed,rotations per second (Note: compare to cycles per second, Hz)</w:t>
            </w:r>
          </w:p>
        </w:tc>
        <w:bookmarkEnd w:id="43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34" w:name="BKM_8EA3B5F5_7F98_4da7_9BE0_EAB6D16E55A2"/>
            <w:r>
              <w:rPr>
                <w:b/>
                <w:bCs/>
                <w:sz w:val="22"/>
                <w:szCs w:val="22"/>
              </w:rPr>
              <w:t>m2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Area,square met</w:t>
            </w:r>
            <w:ins w:id="435" w:author="" w:date="2012-07-19T14:24:00Z">
              <w:r w:rsidR="00F70E0B">
                <w:rPr>
                  <w:i/>
                  <w:iCs/>
                  <w:sz w:val="22"/>
                  <w:szCs w:val="22"/>
                </w:rPr>
                <w:t>er</w:t>
              </w:r>
            </w:ins>
            <w:del w:id="436" w:author="" w:date="2012-07-19T14:24:00Z">
              <w:r w:rsidDel="00F70E0B">
                <w:rPr>
                  <w:i/>
                  <w:iCs/>
                  <w:sz w:val="22"/>
                  <w:szCs w:val="22"/>
                </w:rPr>
                <w:delText>re</w:delText>
              </w:r>
            </w:del>
          </w:p>
        </w:tc>
        <w:bookmarkEnd w:id="43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37" w:name="BKM_690DD651_FDF4_447a_9979_D0677C9F5449"/>
            <w:r>
              <w:rPr>
                <w:b/>
                <w:bCs/>
                <w:sz w:val="22"/>
                <w:szCs w:val="22"/>
              </w:rPr>
              <w:t>m3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Volume,cubic met</w:t>
            </w:r>
            <w:ins w:id="438" w:author="" w:date="2012-07-19T14:24:00Z">
              <w:r w:rsidR="00F70E0B">
                <w:rPr>
                  <w:i/>
                  <w:iCs/>
                  <w:sz w:val="22"/>
                  <w:szCs w:val="22"/>
                </w:rPr>
                <w:t>er</w:t>
              </w:r>
            </w:ins>
            <w:del w:id="439" w:author="" w:date="2012-07-19T14:24:00Z">
              <w:r w:rsidDel="00F70E0B">
                <w:rPr>
                  <w:i/>
                  <w:iCs/>
                  <w:sz w:val="22"/>
                  <w:szCs w:val="22"/>
                </w:rPr>
                <w:delText>re</w:delText>
              </w:r>
            </w:del>
          </w:p>
        </w:tc>
        <w:bookmarkEnd w:id="43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40" w:name="BKM_F3D1CE0A_4CBE_452d_94D2_3A79C4EA5730"/>
            <w:r>
              <w:rPr>
                <w:b/>
                <w:bCs/>
                <w:sz w:val="22"/>
                <w:szCs w:val="22"/>
              </w:rPr>
              <w:t>mPerS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Velocity,</w:t>
            </w:r>
            <w:del w:id="441" w:author="" w:date="2012-07-19T14:25:00Z">
              <w:r w:rsidDel="00F70E0B">
                <w:rPr>
                  <w:i/>
                  <w:iCs/>
                  <w:sz w:val="22"/>
                  <w:szCs w:val="22"/>
                </w:rPr>
                <w:delText>metre</w:delText>
              </w:r>
            </w:del>
            <w:ins w:id="442" w:author="" w:date="2012-07-19T14:25:00Z">
              <w:r w:rsidR="00F70E0B">
                <w:rPr>
                  <w:i/>
                  <w:iCs/>
                  <w:sz w:val="22"/>
                  <w:szCs w:val="22"/>
                </w:rPr>
                <w:t>meter</w:t>
              </w:r>
            </w:ins>
            <w:r>
              <w:rPr>
                <w:i/>
                <w:iCs/>
                <w:sz w:val="22"/>
                <w:szCs w:val="22"/>
              </w:rPr>
              <w:t xml:space="preserve"> per second (m/s)</w:t>
            </w:r>
          </w:p>
        </w:tc>
        <w:bookmarkEnd w:id="44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43" w:name="BKM_223624E8_175A_414a_9E3B_3109BA293F40"/>
            <w:r>
              <w:rPr>
                <w:b/>
                <w:bCs/>
                <w:sz w:val="22"/>
                <w:szCs w:val="22"/>
              </w:rPr>
              <w:t>mPerS2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Acceleration,</w:t>
            </w:r>
            <w:del w:id="444" w:author="" w:date="2012-07-19T14:25:00Z">
              <w:r w:rsidDel="00F70E0B">
                <w:rPr>
                  <w:i/>
                  <w:iCs/>
                  <w:sz w:val="22"/>
                  <w:szCs w:val="22"/>
                </w:rPr>
                <w:delText>metre</w:delText>
              </w:r>
            </w:del>
            <w:ins w:id="445" w:author="" w:date="2012-07-19T14:25:00Z">
              <w:r w:rsidR="00F70E0B">
                <w:rPr>
                  <w:i/>
                  <w:iCs/>
                  <w:sz w:val="22"/>
                  <w:szCs w:val="22"/>
                </w:rPr>
                <w:t>meter</w:t>
              </w:r>
            </w:ins>
            <w:r>
              <w:rPr>
                <w:i/>
                <w:iCs/>
                <w:sz w:val="22"/>
                <w:szCs w:val="22"/>
              </w:rPr>
              <w:t xml:space="preserve"> per second squared</w:t>
            </w:r>
          </w:p>
        </w:tc>
        <w:bookmarkEnd w:id="44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46" w:name="BKM_D161F63B_A3B2_429d_A47B_16449AB98FE3"/>
            <w:r>
              <w:rPr>
                <w:b/>
                <w:bCs/>
                <w:sz w:val="22"/>
                <w:szCs w:val="22"/>
              </w:rPr>
              <w:t>m3PerS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Volumetric flow rate,cubic </w:t>
            </w:r>
            <w:del w:id="447" w:author="" w:date="2012-07-19T14:25:00Z">
              <w:r w:rsidDel="00F70E0B">
                <w:rPr>
                  <w:i/>
                  <w:iCs/>
                  <w:sz w:val="22"/>
                  <w:szCs w:val="22"/>
                </w:rPr>
                <w:delText>metre</w:delText>
              </w:r>
            </w:del>
            <w:ins w:id="448" w:author="" w:date="2012-07-19T14:25:00Z">
              <w:r w:rsidR="00F70E0B">
                <w:rPr>
                  <w:i/>
                  <w:iCs/>
                  <w:sz w:val="22"/>
                  <w:szCs w:val="22"/>
                </w:rPr>
                <w:t>meter</w:t>
              </w:r>
            </w:ins>
            <w:r>
              <w:rPr>
                <w:i/>
                <w:iCs/>
                <w:sz w:val="22"/>
                <w:szCs w:val="22"/>
              </w:rPr>
              <w:t>s per second</w:t>
            </w:r>
          </w:p>
        </w:tc>
        <w:bookmarkEnd w:id="44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49" w:name="BKM_F149353A_6F9B_4664_BE1C_311EAD01CCE6"/>
            <w:r>
              <w:rPr>
                <w:b/>
                <w:bCs/>
                <w:sz w:val="22"/>
                <w:szCs w:val="22"/>
              </w:rPr>
              <w:t>mPerM3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Fuel efficiency,</w:t>
            </w:r>
            <w:del w:id="450" w:author="" w:date="2012-07-19T14:25:00Z">
              <w:r w:rsidDel="00F70E0B">
                <w:rPr>
                  <w:i/>
                  <w:iCs/>
                  <w:sz w:val="22"/>
                  <w:szCs w:val="22"/>
                </w:rPr>
                <w:delText>metre</w:delText>
              </w:r>
            </w:del>
            <w:ins w:id="451" w:author="" w:date="2012-07-19T14:25:00Z">
              <w:r w:rsidR="00F70E0B">
                <w:rPr>
                  <w:i/>
                  <w:iCs/>
                  <w:sz w:val="22"/>
                  <w:szCs w:val="22"/>
                </w:rPr>
                <w:t>meter</w:t>
              </w:r>
            </w:ins>
            <w:r>
              <w:rPr>
                <w:i/>
                <w:iCs/>
                <w:sz w:val="22"/>
                <w:szCs w:val="22"/>
              </w:rPr>
              <w:t xml:space="preserve"> / cubic </w:t>
            </w:r>
            <w:del w:id="452" w:author="" w:date="2012-07-19T14:25:00Z">
              <w:r w:rsidDel="00F70E0B">
                <w:rPr>
                  <w:i/>
                  <w:iCs/>
                  <w:sz w:val="22"/>
                  <w:szCs w:val="22"/>
                </w:rPr>
                <w:delText>metre</w:delText>
              </w:r>
            </w:del>
            <w:ins w:id="453" w:author="" w:date="2012-07-19T14:25:00Z">
              <w:r w:rsidR="00F70E0B">
                <w:rPr>
                  <w:i/>
                  <w:iCs/>
                  <w:sz w:val="22"/>
                  <w:szCs w:val="22"/>
                </w:rPr>
                <w:t>meter</w:t>
              </w:r>
            </w:ins>
          </w:p>
        </w:tc>
        <w:bookmarkEnd w:id="44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54" w:name="BKM_5CE7E41A_FF48_47ec_8A73_9F11A3F550F1"/>
            <w:r>
              <w:rPr>
                <w:b/>
                <w:bCs/>
                <w:sz w:val="22"/>
                <w:szCs w:val="22"/>
              </w:rPr>
              <w:t>gM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 xml:space="preserve">Moment of mass,kilogram </w:t>
            </w:r>
            <w:del w:id="455" w:author="" w:date="2012-07-19T14:25:00Z">
              <w:r w:rsidDel="00F70E0B">
                <w:rPr>
                  <w:sz w:val="22"/>
                  <w:szCs w:val="22"/>
                </w:rPr>
                <w:delText>metre</w:delText>
              </w:r>
            </w:del>
            <w:ins w:id="456" w:author="" w:date="2012-07-19T14:25:00Z">
              <w:r w:rsidR="00F70E0B">
                <w:rPr>
                  <w:sz w:val="22"/>
                  <w:szCs w:val="22"/>
                </w:rPr>
                <w:t>meter</w:t>
              </w:r>
            </w:ins>
            <w:r>
              <w:rPr>
                <w:sz w:val="22"/>
                <w:szCs w:val="22"/>
              </w:rPr>
              <w:t xml:space="preserve"> (kg·m) (first moment of mass) (Note: users must supply the “k” prefix to obtain “kg m”.)</w:t>
            </w:r>
          </w:p>
        </w:tc>
        <w:bookmarkEnd w:id="45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57" w:name="BKM_94DC8066_3052_4d90_B429_05906998A8A8"/>
            <w:r>
              <w:rPr>
                <w:b/>
                <w:bCs/>
                <w:sz w:val="22"/>
                <w:szCs w:val="22"/>
              </w:rPr>
              <w:t>gPerM3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sz w:val="22"/>
                <w:szCs w:val="22"/>
              </w:rPr>
              <w:t xml:space="preserve">Density,gram/cubic </w:t>
            </w:r>
            <w:del w:id="458" w:author="" w:date="2012-07-19T14:25:00Z">
              <w:r w:rsidDel="00F70E0B">
                <w:rPr>
                  <w:sz w:val="22"/>
                  <w:szCs w:val="22"/>
                </w:rPr>
                <w:delText>metre</w:delText>
              </w:r>
            </w:del>
            <w:ins w:id="459" w:author="" w:date="2012-07-19T14:25:00Z">
              <w:r w:rsidR="00F70E0B">
                <w:rPr>
                  <w:sz w:val="22"/>
                  <w:szCs w:val="22"/>
                </w:rPr>
                <w:t>meter</w:t>
              </w:r>
            </w:ins>
            <w:r>
              <w:rPr>
                <w:sz w:val="22"/>
                <w:szCs w:val="22"/>
              </w:rPr>
              <w:t xml:space="preserve"> (Note: user</w:t>
            </w:r>
            <w:del w:id="460" w:author="" w:date="2012-07-20T09:52:00Z">
              <w:r w:rsidDel="00053172">
                <w:rPr>
                  <w:sz w:val="22"/>
                  <w:szCs w:val="22"/>
                </w:rPr>
                <w:delText>e</w:delText>
              </w:r>
            </w:del>
            <w:r>
              <w:rPr>
                <w:sz w:val="22"/>
                <w:szCs w:val="22"/>
              </w:rPr>
              <w:t>s must supply the prefix multiplier “k” to form kg/ m³)</w:t>
            </w:r>
          </w:p>
        </w:tc>
        <w:bookmarkEnd w:id="45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61" w:name="BKM_6E5467D9_DFEB_4054_8DC2_D99B05A34F59"/>
            <w:r>
              <w:rPr>
                <w:b/>
                <w:bCs/>
                <w:sz w:val="22"/>
                <w:szCs w:val="22"/>
              </w:rPr>
              <w:t>m2PerS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Viscosity,</w:t>
            </w:r>
            <w:del w:id="462" w:author="" w:date="2012-07-19T14:25:00Z">
              <w:r w:rsidDel="00F70E0B">
                <w:rPr>
                  <w:i/>
                  <w:iCs/>
                  <w:sz w:val="22"/>
                  <w:szCs w:val="22"/>
                </w:rPr>
                <w:delText>metre</w:delText>
              </w:r>
            </w:del>
            <w:ins w:id="463" w:author="" w:date="2012-07-19T14:25:00Z">
              <w:r w:rsidR="00F70E0B">
                <w:rPr>
                  <w:i/>
                  <w:iCs/>
                  <w:sz w:val="22"/>
                  <w:szCs w:val="22"/>
                </w:rPr>
                <w:t>meter</w:t>
              </w:r>
            </w:ins>
            <w:r>
              <w:rPr>
                <w:i/>
                <w:iCs/>
                <w:sz w:val="22"/>
                <w:szCs w:val="22"/>
              </w:rPr>
              <w:t xml:space="preserve"> squared / second</w:t>
            </w:r>
          </w:p>
        </w:tc>
        <w:bookmarkEnd w:id="46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64" w:name="BKM_DE614215_A160_4e4c_9614_6C0F3BC4BDA7"/>
            <w:r>
              <w:rPr>
                <w:b/>
                <w:bCs/>
                <w:sz w:val="22"/>
                <w:szCs w:val="22"/>
              </w:rPr>
              <w:t>wPerMK</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Thermal conductivity,Watt/</w:t>
            </w:r>
            <w:del w:id="465" w:author="" w:date="2012-07-19T14:26:00Z">
              <w:r w:rsidDel="00F70E0B">
                <w:rPr>
                  <w:i/>
                  <w:iCs/>
                  <w:sz w:val="22"/>
                  <w:szCs w:val="22"/>
                </w:rPr>
                <w:delText>metre</w:delText>
              </w:r>
            </w:del>
            <w:ins w:id="466" w:author="" w:date="2012-07-19T14:26:00Z">
              <w:r w:rsidR="00F70E0B">
                <w:rPr>
                  <w:i/>
                  <w:iCs/>
                  <w:sz w:val="22"/>
                  <w:szCs w:val="22"/>
                </w:rPr>
                <w:t>meter</w:t>
              </w:r>
            </w:ins>
            <w:r>
              <w:rPr>
                <w:i/>
                <w:iCs/>
                <w:sz w:val="22"/>
                <w:szCs w:val="22"/>
              </w:rPr>
              <w:t xml:space="preserve"> Kelvin</w:t>
            </w:r>
          </w:p>
        </w:tc>
        <w:bookmarkEnd w:id="46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67" w:name="BKM_D4527AC8_BF2D_469c_BBD7_090183EF27AF"/>
            <w:r>
              <w:rPr>
                <w:b/>
                <w:bCs/>
                <w:sz w:val="22"/>
                <w:szCs w:val="22"/>
              </w:rPr>
              <w:t>jPerK</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Heat capacity,Joule/Kelvin</w:t>
            </w:r>
          </w:p>
        </w:tc>
        <w:bookmarkEnd w:id="46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68" w:name="BKM_8C766DBC_288E_4f3f_A2F4_A56E7FD99D38"/>
            <w:r>
              <w:rPr>
                <w:b/>
                <w:bCs/>
                <w:sz w:val="22"/>
                <w:szCs w:val="22"/>
              </w:rPr>
              <w:t>radPerS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Angular velocity,radians per second</w:t>
            </w:r>
          </w:p>
        </w:tc>
        <w:bookmarkEnd w:id="46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69" w:name="BKM_CB80D8AD_673B_44a3_A765_D1A8E9EA1567"/>
            <w:r>
              <w:rPr>
                <w:b/>
                <w:bCs/>
                <w:sz w:val="22"/>
                <w:szCs w:val="22"/>
              </w:rPr>
              <w:t>vA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Apparent power,Volt Ampere (See also real power and reactive power.)</w:t>
            </w:r>
          </w:p>
        </w:tc>
        <w:bookmarkEnd w:id="46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70" w:name="BKM_09609C79_5EBE_4cc1_92F3_87365F1556D0"/>
            <w:r>
              <w:rPr>
                <w:b/>
                <w:bCs/>
                <w:sz w:val="22"/>
                <w:szCs w:val="22"/>
              </w:rPr>
              <w:t>vAr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sz w:val="22"/>
                <w:szCs w:val="22"/>
              </w:rPr>
              <w:t>Reactive power,Volt Ampere reactive. The “reactive” or “imaginary” component of electrical power (VISin</w:t>
            </w:r>
            <w:del w:id="471" w:author="" w:date="2012-07-19T14:27:00Z">
              <w:r w:rsidDel="00F70E0B">
                <w:rPr>
                  <w:sz w:val="22"/>
                  <w:szCs w:val="22"/>
                </w:rPr>
                <w:delText>?</w:delText>
              </w:r>
            </w:del>
            <w:r>
              <w:rPr>
                <w:sz w:val="22"/>
                <w:szCs w:val="22"/>
              </w:rPr>
              <w:t>). (See also real power and apparent power).</w:t>
            </w:r>
          </w:p>
        </w:tc>
        <w:bookmarkEnd w:id="47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72" w:name="BKM_1FD573F3_FCCC_462e_9043_C5EC8779A519"/>
            <w:r>
              <w:rPr>
                <w:b/>
                <w:bCs/>
                <w:sz w:val="22"/>
                <w:szCs w:val="22"/>
              </w:rPr>
              <w:t>vS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Volt seconds,Volt seconds (Ws/A)</w:t>
            </w:r>
          </w:p>
        </w:tc>
        <w:bookmarkEnd w:id="47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73" w:name="BKM_F15A450B_48E4_4223_A626_2171E5F169F9"/>
            <w:r>
              <w:rPr>
                <w:b/>
                <w:bCs/>
                <w:sz w:val="22"/>
                <w:szCs w:val="22"/>
              </w:rPr>
              <w:t>v2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Volts squared,Volt squared (W2/A2)</w:t>
            </w:r>
          </w:p>
        </w:tc>
        <w:bookmarkEnd w:id="47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74" w:name="BKM_E57B1818_FC26_41be_96FA_A95A32BB555E"/>
            <w:r>
              <w:rPr>
                <w:b/>
                <w:bCs/>
                <w:sz w:val="22"/>
                <w:szCs w:val="22"/>
              </w:rPr>
              <w:t>aS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Amp seconds,Amp seconds</w:t>
            </w:r>
          </w:p>
        </w:tc>
        <w:bookmarkEnd w:id="47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75" w:name="BKM_7B437F17_B7D9_4dec_8AA3_A34FEAECD0A9"/>
            <w:r>
              <w:rPr>
                <w:b/>
                <w:bCs/>
                <w:sz w:val="22"/>
                <w:szCs w:val="22"/>
              </w:rPr>
              <w:t>a2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Amps squared,Amp squared</w:t>
            </w:r>
          </w:p>
        </w:tc>
        <w:bookmarkEnd w:id="47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76" w:name="BKM_7C52450B_AD81_4e9a_BC9B_31EF5E1308B0"/>
            <w:r>
              <w:rPr>
                <w:b/>
                <w:bCs/>
                <w:sz w:val="22"/>
                <w:szCs w:val="22"/>
              </w:rPr>
              <w:t>a2S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Amps squared time,square Amp second</w:t>
            </w:r>
          </w:p>
        </w:tc>
        <w:bookmarkEnd w:id="47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77" w:name="BKM_EEC95354_5913_4561_8FAB_DEB11A029BF7"/>
            <w:r>
              <w:rPr>
                <w:b/>
                <w:bCs/>
                <w:sz w:val="22"/>
                <w:szCs w:val="22"/>
              </w:rPr>
              <w:t>vAH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Apparent energy,Volt Ampere hours</w:t>
            </w:r>
          </w:p>
        </w:tc>
        <w:bookmarkEnd w:id="47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78" w:name="BKM_5154BF91_70C2_4723_8C25_61B6165ABA41"/>
            <w:r>
              <w:rPr>
                <w:b/>
                <w:bCs/>
                <w:sz w:val="22"/>
                <w:szCs w:val="22"/>
              </w:rPr>
              <w:t>wH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Real energy,Watt hours</w:t>
            </w:r>
          </w:p>
        </w:tc>
        <w:bookmarkEnd w:id="47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79" w:name="BKM_1C524A1B_2D05_4610_8CD1_9D07F2FC1B15"/>
            <w:r>
              <w:rPr>
                <w:b/>
                <w:bCs/>
                <w:sz w:val="22"/>
                <w:szCs w:val="22"/>
              </w:rPr>
              <w:t>vArH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Reactive energy,Volt Ampere reactive hours</w:t>
            </w:r>
          </w:p>
        </w:tc>
        <w:bookmarkEnd w:id="47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80" w:name="BKM_FD2FB7C6_5A39_427c_A2DC_CA5CA4060FC7"/>
            <w:r>
              <w:rPr>
                <w:b/>
                <w:bCs/>
                <w:sz w:val="22"/>
                <w:szCs w:val="22"/>
              </w:rPr>
              <w:t>vPerHz</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Magnetic flux,Volt per Hertz</w:t>
            </w:r>
          </w:p>
        </w:tc>
        <w:bookmarkEnd w:id="48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81" w:name="BKM_DA0A087A_31DA_4a9d_BF66_78624900F2B8"/>
            <w:r>
              <w:rPr>
                <w:b/>
                <w:bCs/>
                <w:sz w:val="22"/>
                <w:szCs w:val="22"/>
              </w:rPr>
              <w:t>hzPerS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Rate of change of frequency,Hertz per second</w:t>
            </w:r>
          </w:p>
        </w:tc>
        <w:bookmarkEnd w:id="48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82" w:name="BKM_F57949D7_F50F_485e_9BE1_C951757DDF9F"/>
            <w:r>
              <w:rPr>
                <w:b/>
                <w:bCs/>
                <w:sz w:val="22"/>
                <w:szCs w:val="22"/>
              </w:rPr>
              <w:t>gM2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sz w:val="22"/>
                <w:szCs w:val="22"/>
              </w:rPr>
              <w:t>Moment of mass,kg m2 (Second moment of mass, commonly called the moment of in</w:t>
            </w:r>
            <w:del w:id="483" w:author="" w:date="2012-07-20T09:42:00Z">
              <w:r w:rsidDel="0024185E">
                <w:rPr>
                  <w:sz w:val="22"/>
                  <w:szCs w:val="22"/>
                </w:rPr>
                <w:delText>t</w:delText>
              </w:r>
            </w:del>
            <w:r>
              <w:rPr>
                <w:sz w:val="22"/>
                <w:szCs w:val="22"/>
              </w:rPr>
              <w:t>er</w:t>
            </w:r>
            <w:ins w:id="484" w:author="" w:date="2012-07-20T09:42:00Z">
              <w:r w:rsidR="0024185E">
                <w:rPr>
                  <w:sz w:val="22"/>
                  <w:szCs w:val="22"/>
                </w:rPr>
                <w:t>t</w:t>
              </w:r>
            </w:ins>
            <w:r>
              <w:rPr>
                <w:sz w:val="22"/>
                <w:szCs w:val="22"/>
              </w:rPr>
              <w:t>ia) (Note: users must supply the “k” prefix to obtain “kg m2”.)</w:t>
            </w:r>
          </w:p>
        </w:tc>
        <w:bookmarkEnd w:id="48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85" w:name="BKM_0C57C2B0_BDEB_4821_AB64_B5ACF521A8A8"/>
            <w:r>
              <w:rPr>
                <w:b/>
                <w:bCs/>
                <w:sz w:val="22"/>
                <w:szCs w:val="22"/>
              </w:rPr>
              <w:t>wPerS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Ramp rate,Watt per second</w:t>
            </w:r>
          </w:p>
        </w:tc>
        <w:bookmarkEnd w:id="48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86" w:name="BKM_3423F905_56FA_48fa_9913_963ED787631F"/>
            <w:r>
              <w:rPr>
                <w:b/>
                <w:bCs/>
                <w:sz w:val="22"/>
                <w:szCs w:val="22"/>
              </w:rPr>
              <w:t>lPerS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Volumetric flow rate,</w:t>
            </w:r>
            <w:del w:id="487" w:author="" w:date="2012-07-19T14:28:00Z">
              <w:r w:rsidDel="00F70E0B">
                <w:rPr>
                  <w:i/>
                  <w:iCs/>
                  <w:sz w:val="22"/>
                  <w:szCs w:val="22"/>
                </w:rPr>
                <w:delText>litre</w:delText>
              </w:r>
            </w:del>
            <w:ins w:id="488" w:author="" w:date="2012-07-19T14:28:00Z">
              <w:r w:rsidR="00F70E0B">
                <w:rPr>
                  <w:i/>
                  <w:iCs/>
                  <w:sz w:val="22"/>
                  <w:szCs w:val="22"/>
                </w:rPr>
                <w:t>liter</w:t>
              </w:r>
            </w:ins>
            <w:r>
              <w:rPr>
                <w:i/>
                <w:iCs/>
                <w:sz w:val="22"/>
                <w:szCs w:val="22"/>
              </w:rPr>
              <w:t xml:space="preserve"> per second</w:t>
            </w:r>
          </w:p>
        </w:tc>
        <w:bookmarkEnd w:id="48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89" w:name="BKM_A6DCBED4_6926_4947_B834_06E9C35093FD"/>
            <w:r>
              <w:rPr>
                <w:b/>
                <w:bCs/>
                <w:sz w:val="22"/>
                <w:szCs w:val="22"/>
              </w:rPr>
              <w:t>q</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Quantity power,Q</w:t>
            </w:r>
          </w:p>
        </w:tc>
        <w:bookmarkEnd w:id="48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90" w:name="BKM_A5E2B082_03DA_45ec_8338_BE3807AA5C84"/>
            <w:r>
              <w:rPr>
                <w:b/>
                <w:bCs/>
                <w:sz w:val="22"/>
                <w:szCs w:val="22"/>
              </w:rPr>
              <w:t>qh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Quantity energy,Qh</w:t>
            </w:r>
          </w:p>
        </w:tc>
        <w:bookmarkEnd w:id="49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91" w:name="BKM_7509F9EF_1B72_4c10_99A9_8446AD466598"/>
            <w:r>
              <w:rPr>
                <w:b/>
                <w:bCs/>
                <w:sz w:val="22"/>
                <w:szCs w:val="22"/>
              </w:rPr>
              <w:t>ohmM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 xml:space="preserve">resistivity,Ohm </w:t>
            </w:r>
            <w:del w:id="492" w:author="" w:date="2012-07-19T14:26:00Z">
              <w:r w:rsidDel="00F70E0B">
                <w:rPr>
                  <w:i/>
                  <w:iCs/>
                  <w:sz w:val="22"/>
                  <w:szCs w:val="22"/>
                </w:rPr>
                <w:delText>metre</w:delText>
              </w:r>
            </w:del>
            <w:ins w:id="493" w:author="" w:date="2012-07-19T14:26:00Z">
              <w:r w:rsidR="00F70E0B">
                <w:rPr>
                  <w:i/>
                  <w:iCs/>
                  <w:sz w:val="22"/>
                  <w:szCs w:val="22"/>
                </w:rPr>
                <w:t>meter</w:t>
              </w:r>
            </w:ins>
            <w:r>
              <w:rPr>
                <w:i/>
                <w:iCs/>
                <w:sz w:val="22"/>
                <w:szCs w:val="22"/>
              </w:rPr>
              <w:t xml:space="preserve">, </w:t>
            </w:r>
            <w:del w:id="494" w:author="" w:date="2012-07-19T14:27:00Z">
              <w:r w:rsidDel="00F70E0B">
                <w:rPr>
                  <w:i/>
                  <w:iCs/>
                  <w:sz w:val="22"/>
                  <w:szCs w:val="22"/>
                </w:rPr>
                <w:delText xml:space="preserve">? </w:delText>
              </w:r>
            </w:del>
            <w:r>
              <w:rPr>
                <w:i/>
                <w:iCs/>
                <w:sz w:val="22"/>
                <w:szCs w:val="22"/>
              </w:rPr>
              <w:t>(rho)</w:t>
            </w:r>
          </w:p>
        </w:tc>
        <w:bookmarkEnd w:id="49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95" w:name="BKM_B7B58CD5_CE61_41da_89E2_C9C500AAC322"/>
            <w:r>
              <w:rPr>
                <w:b/>
                <w:bCs/>
                <w:sz w:val="22"/>
                <w:szCs w:val="22"/>
              </w:rPr>
              <w:t>aPerM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A/m,magnetic field strength, Ampere per </w:t>
            </w:r>
            <w:del w:id="496" w:author="" w:date="2012-07-19T14:26:00Z">
              <w:r w:rsidDel="00F70E0B">
                <w:rPr>
                  <w:i/>
                  <w:iCs/>
                  <w:sz w:val="22"/>
                  <w:szCs w:val="22"/>
                </w:rPr>
                <w:delText>metre</w:delText>
              </w:r>
            </w:del>
            <w:ins w:id="497" w:author="" w:date="2012-07-19T14:26:00Z">
              <w:r w:rsidR="00F70E0B">
                <w:rPr>
                  <w:i/>
                  <w:iCs/>
                  <w:sz w:val="22"/>
                  <w:szCs w:val="22"/>
                </w:rPr>
                <w:t>meter</w:t>
              </w:r>
            </w:ins>
          </w:p>
        </w:tc>
        <w:bookmarkEnd w:id="49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98" w:name="BKM_56C7C54C_60D7_49d8_BBD2_1CA56E45A8BA"/>
            <w:r>
              <w:rPr>
                <w:b/>
                <w:bCs/>
                <w:sz w:val="22"/>
                <w:szCs w:val="22"/>
              </w:rPr>
              <w:t>v2H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volt-squared hour,Volt-squared-hours</w:t>
            </w:r>
          </w:p>
        </w:tc>
        <w:bookmarkEnd w:id="49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499" w:name="BKM_2CA225CC_FB59_4b13_8F91_45B213CA234F"/>
            <w:r>
              <w:rPr>
                <w:b/>
                <w:bCs/>
                <w:sz w:val="22"/>
                <w:szCs w:val="22"/>
              </w:rPr>
              <w:t>a2H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ampere-squared hour,Ampere-squared hour</w:t>
            </w:r>
          </w:p>
        </w:tc>
        <w:bookmarkEnd w:id="49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00" w:name="BKM_032879F9_8EDD_40fc_8398_FF9EA2D23073"/>
            <w:r>
              <w:rPr>
                <w:b/>
                <w:bCs/>
                <w:sz w:val="22"/>
                <w:szCs w:val="22"/>
              </w:rPr>
              <w:t>aH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Ampere-hours,Ampere-hours</w:t>
            </w:r>
          </w:p>
        </w:tc>
        <w:bookmarkEnd w:id="50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01" w:name="BKM_24E8F356_9ABD_49da_BB91_F9FE6521B618"/>
            <w:r>
              <w:rPr>
                <w:b/>
                <w:bCs/>
                <w:sz w:val="22"/>
                <w:szCs w:val="22"/>
              </w:rPr>
              <w:t>wHPerM3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Wh/m3,energy per volume</w:t>
            </w:r>
          </w:p>
        </w:tc>
        <w:bookmarkEnd w:id="50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02" w:name="BKM_F3644340_2013_41da_ABF3_1BFAAC91747B"/>
            <w:r>
              <w:rPr>
                <w:b/>
                <w:bCs/>
                <w:sz w:val="22"/>
                <w:szCs w:val="22"/>
              </w:rPr>
              <w:t>timeStamp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Timestamp,time and date per ISO 8601 format</w:t>
            </w:r>
          </w:p>
        </w:tc>
        <w:bookmarkEnd w:id="50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03" w:name="BKM_D5A73F68_297E_43a7_8615_AC4B855E21B9"/>
            <w:r>
              <w:rPr>
                <w:b/>
                <w:bCs/>
                <w:sz w:val="22"/>
                <w:szCs w:val="22"/>
              </w:rPr>
              <w:t>wHPerRev</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Kh-Wh,active energy metering constant</w:t>
            </w:r>
          </w:p>
        </w:tc>
        <w:bookmarkEnd w:id="50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04" w:name="BKM_59D4BA00_8D51_4016_A38F_2F0CCC3D3543"/>
            <w:r>
              <w:rPr>
                <w:b/>
                <w:bCs/>
                <w:sz w:val="22"/>
                <w:szCs w:val="22"/>
              </w:rPr>
              <w:t>vArHPerRev</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Kh-VArh,reactive energy metering constant</w:t>
            </w:r>
          </w:p>
        </w:tc>
        <w:bookmarkEnd w:id="50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05" w:name="BKM_3E8408E4_336D_4de6_A437_3D8F4E1A9022"/>
            <w:r>
              <w:rPr>
                <w:b/>
                <w:bCs/>
                <w:sz w:val="22"/>
                <w:szCs w:val="22"/>
              </w:rPr>
              <w:t>vAHPerRev</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Kh-Vah,apparent energy metering constant</w:t>
            </w:r>
          </w:p>
        </w:tc>
        <w:bookmarkEnd w:id="50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06" w:name="BKM_992AF3E5_2C1B_4316_B1F9_EA53A58984A0"/>
            <w:r>
              <w:rPr>
                <w:b/>
                <w:bCs/>
                <w:sz w:val="22"/>
                <w:szCs w:val="22"/>
              </w:rPr>
              <w:t>m3PerH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Volumetric flow rate,cubic </w:t>
            </w:r>
            <w:del w:id="507" w:author="" w:date="2012-07-19T14:26:00Z">
              <w:r w:rsidDel="00F70E0B">
                <w:rPr>
                  <w:i/>
                  <w:iCs/>
                  <w:sz w:val="22"/>
                  <w:szCs w:val="22"/>
                </w:rPr>
                <w:delText>metre</w:delText>
              </w:r>
            </w:del>
            <w:ins w:id="508" w:author="" w:date="2012-07-19T14:26:00Z">
              <w:r w:rsidR="00F70E0B">
                <w:rPr>
                  <w:i/>
                  <w:iCs/>
                  <w:sz w:val="22"/>
                  <w:szCs w:val="22"/>
                </w:rPr>
                <w:t>meter</w:t>
              </w:r>
            </w:ins>
            <w:r>
              <w:rPr>
                <w:i/>
                <w:iCs/>
                <w:sz w:val="22"/>
                <w:szCs w:val="22"/>
              </w:rPr>
              <w:t xml:space="preserve"> per hour</w:t>
            </w:r>
          </w:p>
        </w:tc>
        <w:bookmarkEnd w:id="50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09" w:name="BKM_053699B9_7651_4344_B2A1_44274499ADF8"/>
            <w:r>
              <w:rPr>
                <w:b/>
                <w:bCs/>
                <w:sz w:val="22"/>
                <w:szCs w:val="22"/>
              </w:rPr>
              <w:t>m3CompensatedPerH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Volumetric flow rate,compensated cubic </w:t>
            </w:r>
            <w:del w:id="510" w:author="" w:date="2012-07-19T14:26:00Z">
              <w:r w:rsidDel="00F70E0B">
                <w:rPr>
                  <w:i/>
                  <w:iCs/>
                  <w:sz w:val="22"/>
                  <w:szCs w:val="22"/>
                </w:rPr>
                <w:delText>metre</w:delText>
              </w:r>
            </w:del>
            <w:ins w:id="511" w:author="" w:date="2012-07-19T14:26:00Z">
              <w:r w:rsidR="00F70E0B">
                <w:rPr>
                  <w:i/>
                  <w:iCs/>
                  <w:sz w:val="22"/>
                  <w:szCs w:val="22"/>
                </w:rPr>
                <w:t>meter</w:t>
              </w:r>
            </w:ins>
            <w:r>
              <w:rPr>
                <w:i/>
                <w:iCs/>
                <w:sz w:val="22"/>
                <w:szCs w:val="22"/>
              </w:rPr>
              <w:t xml:space="preserve"> per hour</w:t>
            </w:r>
          </w:p>
        </w:tc>
        <w:bookmarkEnd w:id="50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12" w:name="BKM_26427933_BF82_4beb_B832_CFE99874940D"/>
            <w:r>
              <w:rPr>
                <w:b/>
                <w:bCs/>
                <w:sz w:val="22"/>
                <w:szCs w:val="22"/>
              </w:rPr>
              <w:t>m3UncompensatedPerH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Volumetric flow rate,uncompensated cubic </w:t>
            </w:r>
            <w:del w:id="513" w:author="" w:date="2012-07-19T14:26:00Z">
              <w:r w:rsidDel="00F70E0B">
                <w:rPr>
                  <w:i/>
                  <w:iCs/>
                  <w:sz w:val="22"/>
                  <w:szCs w:val="22"/>
                </w:rPr>
                <w:delText>metre</w:delText>
              </w:r>
            </w:del>
            <w:ins w:id="514" w:author="" w:date="2012-07-19T14:26:00Z">
              <w:r w:rsidR="00F70E0B">
                <w:rPr>
                  <w:i/>
                  <w:iCs/>
                  <w:sz w:val="22"/>
                  <w:szCs w:val="22"/>
                </w:rPr>
                <w:t>meter</w:t>
              </w:r>
            </w:ins>
            <w:r>
              <w:rPr>
                <w:i/>
                <w:iCs/>
                <w:sz w:val="22"/>
                <w:szCs w:val="22"/>
              </w:rPr>
              <w:t xml:space="preserve"> per hour</w:t>
            </w:r>
          </w:p>
        </w:tc>
        <w:bookmarkEnd w:id="51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15" w:name="BKM_D69656CD_5F5A_4fe4_A2A2_B25534C75D37"/>
            <w:r>
              <w:rPr>
                <w:b/>
                <w:bCs/>
                <w:sz w:val="22"/>
                <w:szCs w:val="22"/>
              </w:rPr>
              <w:t>lPerH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Volumetric flow rate,</w:t>
            </w:r>
            <w:del w:id="516" w:author="" w:date="2012-07-19T14:28:00Z">
              <w:r w:rsidDel="00F70E0B">
                <w:rPr>
                  <w:i/>
                  <w:iCs/>
                  <w:sz w:val="22"/>
                  <w:szCs w:val="22"/>
                </w:rPr>
                <w:delText>litre</w:delText>
              </w:r>
            </w:del>
            <w:ins w:id="517" w:author="" w:date="2012-07-19T14:28:00Z">
              <w:r w:rsidR="00F70E0B">
                <w:rPr>
                  <w:i/>
                  <w:iCs/>
                  <w:sz w:val="22"/>
                  <w:szCs w:val="22"/>
                </w:rPr>
                <w:t>liter</w:t>
              </w:r>
            </w:ins>
            <w:r>
              <w:rPr>
                <w:i/>
                <w:iCs/>
                <w:sz w:val="22"/>
                <w:szCs w:val="22"/>
              </w:rPr>
              <w:t xml:space="preserve"> per hour</w:t>
            </w:r>
          </w:p>
        </w:tc>
        <w:bookmarkEnd w:id="51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18" w:name="BKM_0158B323_3A54_43dd_BB04_FDE773AF2CEE"/>
            <w:r>
              <w:rPr>
                <w:b/>
                <w:bCs/>
                <w:sz w:val="22"/>
                <w:szCs w:val="22"/>
              </w:rPr>
              <w:t>lUncompensatedPerH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Volumetric flow rate,</w:t>
            </w:r>
            <w:del w:id="519" w:author="" w:date="2012-07-19T14:28:00Z">
              <w:r w:rsidDel="00F70E0B">
                <w:rPr>
                  <w:i/>
                  <w:iCs/>
                  <w:sz w:val="22"/>
                  <w:szCs w:val="22"/>
                </w:rPr>
                <w:delText>litre</w:delText>
              </w:r>
            </w:del>
            <w:ins w:id="520" w:author="" w:date="2012-07-19T14:28:00Z">
              <w:r w:rsidR="00F70E0B">
                <w:rPr>
                  <w:i/>
                  <w:iCs/>
                  <w:sz w:val="22"/>
                  <w:szCs w:val="22"/>
                </w:rPr>
                <w:t>liter</w:t>
              </w:r>
            </w:ins>
            <w:r>
              <w:rPr>
                <w:i/>
                <w:iCs/>
                <w:sz w:val="22"/>
                <w:szCs w:val="22"/>
              </w:rPr>
              <w:t xml:space="preserve"> (uncompensated) per hour</w:t>
            </w:r>
          </w:p>
        </w:tc>
        <w:bookmarkEnd w:id="51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21" w:name="BKM_945D647C_7C89_428d_9DB3_39374CD9E744"/>
            <w:r>
              <w:rPr>
                <w:b/>
                <w:bCs/>
                <w:sz w:val="22"/>
                <w:szCs w:val="22"/>
              </w:rPr>
              <w:t>lCompensatedPerH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Volumetric flow rate,</w:t>
            </w:r>
            <w:del w:id="522" w:author="" w:date="2012-07-19T14:28:00Z">
              <w:r w:rsidDel="00F70E0B">
                <w:rPr>
                  <w:i/>
                  <w:iCs/>
                  <w:sz w:val="22"/>
                  <w:szCs w:val="22"/>
                </w:rPr>
                <w:delText>litre</w:delText>
              </w:r>
            </w:del>
            <w:ins w:id="523" w:author="" w:date="2012-07-19T14:28:00Z">
              <w:r w:rsidR="00F70E0B">
                <w:rPr>
                  <w:i/>
                  <w:iCs/>
                  <w:sz w:val="22"/>
                  <w:szCs w:val="22"/>
                </w:rPr>
                <w:t>liter</w:t>
              </w:r>
            </w:ins>
            <w:r>
              <w:rPr>
                <w:i/>
                <w:iCs/>
                <w:sz w:val="22"/>
                <w:szCs w:val="22"/>
              </w:rPr>
              <w:t xml:space="preserve"> (compensated) per hour</w:t>
            </w:r>
          </w:p>
        </w:tc>
        <w:bookmarkEnd w:id="52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24" w:name="BKM_0283F046_D23A_4250_A662_69DBD5A4BF73"/>
            <w:r>
              <w:rPr>
                <w:b/>
                <w:bCs/>
                <w:sz w:val="22"/>
                <w:szCs w:val="22"/>
              </w:rPr>
              <w:t>q45</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Quantity power,Q measured at 45º</w:t>
            </w:r>
          </w:p>
        </w:tc>
        <w:bookmarkEnd w:id="52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25" w:name="BKM_54197365_0282_4c27_B922_C493380ADA82"/>
            <w:r>
              <w:rPr>
                <w:b/>
                <w:bCs/>
                <w:sz w:val="22"/>
                <w:szCs w:val="22"/>
              </w:rPr>
              <w:t>q60</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Quantity power,Q measured at 60º</w:t>
            </w:r>
          </w:p>
        </w:tc>
        <w:bookmarkEnd w:id="52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26" w:name="BKM_0C7726E2_77AC_42ab_BD95_AB9BDD7C3AB5"/>
            <w:r>
              <w:rPr>
                <w:b/>
                <w:bCs/>
                <w:sz w:val="22"/>
                <w:szCs w:val="22"/>
              </w:rPr>
              <w:t>q45H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Quantity energy,Qh measured at 45º</w:t>
            </w:r>
          </w:p>
        </w:tc>
        <w:bookmarkEnd w:id="52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27" w:name="BKM_370E011F_B4FB_4a57_950D_9F4B8D47188C"/>
            <w:r>
              <w:rPr>
                <w:b/>
                <w:bCs/>
                <w:sz w:val="22"/>
                <w:szCs w:val="22"/>
              </w:rPr>
              <w:t>q60H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Quantity energy,Qh measured at 60º</w:t>
            </w:r>
          </w:p>
        </w:tc>
        <w:bookmarkEnd w:id="52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28" w:name="BKM_97EB4FC7_7B9C_44a0_B435_741D6F685194"/>
            <w:r>
              <w:rPr>
                <w:b/>
                <w:bCs/>
                <w:sz w:val="22"/>
                <w:szCs w:val="22"/>
              </w:rPr>
              <w:t>jPerKg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Specific energy,Joule / kg</w:t>
            </w:r>
          </w:p>
        </w:tc>
        <w:bookmarkEnd w:id="52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29" w:name="BKM_5634FD3A_E522_49b1_8E98_5367652FFC7C"/>
            <w:r>
              <w:rPr>
                <w:b/>
                <w:bCs/>
                <w:sz w:val="22"/>
                <w:szCs w:val="22"/>
              </w:rPr>
              <w:t>m3Uncompensated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Volume,cubic </w:t>
            </w:r>
            <w:del w:id="530" w:author="" w:date="2012-07-19T14:26:00Z">
              <w:r w:rsidDel="00F70E0B">
                <w:rPr>
                  <w:i/>
                  <w:iCs/>
                  <w:sz w:val="22"/>
                  <w:szCs w:val="22"/>
                </w:rPr>
                <w:delText>metre</w:delText>
              </w:r>
            </w:del>
            <w:ins w:id="531" w:author="" w:date="2012-07-19T14:26:00Z">
              <w:r w:rsidR="00F70E0B">
                <w:rPr>
                  <w:i/>
                  <w:iCs/>
                  <w:sz w:val="22"/>
                  <w:szCs w:val="22"/>
                </w:rPr>
                <w:t>meter</w:t>
              </w:r>
            </w:ins>
            <w:r>
              <w:rPr>
                <w:i/>
                <w:iCs/>
                <w:sz w:val="22"/>
                <w:szCs w:val="22"/>
              </w:rPr>
              <w:t>, with the value uncompensated for weather effects.</w:t>
            </w:r>
          </w:p>
        </w:tc>
        <w:bookmarkEnd w:id="52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32" w:name="BKM_1B4131DB_5268_44e6_ABC0_98712A8C44C5"/>
            <w:r>
              <w:rPr>
                <w:b/>
                <w:bCs/>
                <w:sz w:val="22"/>
                <w:szCs w:val="22"/>
              </w:rPr>
              <w:t>m3Compensated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Volume,cubic </w:t>
            </w:r>
            <w:del w:id="533" w:author="" w:date="2012-07-19T14:26:00Z">
              <w:r w:rsidDel="00F70E0B">
                <w:rPr>
                  <w:i/>
                  <w:iCs/>
                  <w:sz w:val="22"/>
                  <w:szCs w:val="22"/>
                </w:rPr>
                <w:delText>metre</w:delText>
              </w:r>
            </w:del>
            <w:ins w:id="534" w:author="" w:date="2012-07-19T14:26:00Z">
              <w:r w:rsidR="00F70E0B">
                <w:rPr>
                  <w:i/>
                  <w:iCs/>
                  <w:sz w:val="22"/>
                  <w:szCs w:val="22"/>
                </w:rPr>
                <w:t>meter</w:t>
              </w:r>
            </w:ins>
            <w:r>
              <w:rPr>
                <w:i/>
                <w:iCs/>
                <w:sz w:val="22"/>
                <w:szCs w:val="22"/>
              </w:rPr>
              <w:t>, with the value compensated for weather effects.</w:t>
            </w:r>
          </w:p>
        </w:tc>
        <w:bookmarkEnd w:id="53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35" w:name="BKM_210FE06B_E58D_45f5_99CB_39EC42F81C44"/>
            <w:r>
              <w:rPr>
                <w:b/>
                <w:bCs/>
                <w:sz w:val="22"/>
                <w:szCs w:val="22"/>
              </w:rPr>
              <w:t>m1</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Wavenumber,reciprocal </w:t>
            </w:r>
            <w:del w:id="536" w:author="" w:date="2012-07-19T14:26:00Z">
              <w:r w:rsidDel="00F70E0B">
                <w:rPr>
                  <w:i/>
                  <w:iCs/>
                  <w:sz w:val="22"/>
                  <w:szCs w:val="22"/>
                </w:rPr>
                <w:delText>metre</w:delText>
              </w:r>
            </w:del>
            <w:ins w:id="537" w:author="" w:date="2012-07-19T14:26:00Z">
              <w:r w:rsidR="00F70E0B">
                <w:rPr>
                  <w:i/>
                  <w:iCs/>
                  <w:sz w:val="22"/>
                  <w:szCs w:val="22"/>
                </w:rPr>
                <w:t>meter</w:t>
              </w:r>
            </w:ins>
            <w:r>
              <w:rPr>
                <w:i/>
                <w:iCs/>
                <w:sz w:val="22"/>
                <w:szCs w:val="22"/>
              </w:rPr>
              <w:t>, (1/m)</w:t>
            </w:r>
          </w:p>
        </w:tc>
        <w:bookmarkEnd w:id="53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38" w:name="BKM_B0C33E90_DE01_46aa_9D09_53586E669C53"/>
            <w:r>
              <w:rPr>
                <w:b/>
                <w:bCs/>
                <w:sz w:val="22"/>
                <w:szCs w:val="22"/>
              </w:rPr>
              <w:t>m3PerKg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Specific volume,cubic </w:t>
            </w:r>
            <w:del w:id="539" w:author="" w:date="2012-07-19T14:26:00Z">
              <w:r w:rsidDel="00F70E0B">
                <w:rPr>
                  <w:i/>
                  <w:iCs/>
                  <w:sz w:val="22"/>
                  <w:szCs w:val="22"/>
                </w:rPr>
                <w:delText>metre</w:delText>
              </w:r>
            </w:del>
            <w:ins w:id="540" w:author="" w:date="2012-07-19T14:26:00Z">
              <w:r w:rsidR="00F70E0B">
                <w:rPr>
                  <w:i/>
                  <w:iCs/>
                  <w:sz w:val="22"/>
                  <w:szCs w:val="22"/>
                </w:rPr>
                <w:t>meter</w:t>
              </w:r>
            </w:ins>
            <w:r>
              <w:rPr>
                <w:i/>
                <w:iCs/>
                <w:sz w:val="22"/>
                <w:szCs w:val="22"/>
              </w:rPr>
              <w:t xml:space="preserve"> per kilogram, v</w:t>
            </w:r>
          </w:p>
        </w:tc>
        <w:bookmarkEnd w:id="53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41" w:name="BKM_F8B92754_CA97_4e2e_8342_F496AE718D2F"/>
            <w:r>
              <w:rPr>
                <w:b/>
                <w:bCs/>
                <w:sz w:val="22"/>
                <w:szCs w:val="22"/>
              </w:rPr>
              <w:t>paS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Dynamic viscosity,Pascal second</w:t>
            </w:r>
          </w:p>
        </w:tc>
        <w:bookmarkEnd w:id="54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42" w:name="BKM_71A686C8_DE2F_4f8a_AA72_F09E66AFAB6E"/>
            <w:r>
              <w:rPr>
                <w:b/>
                <w:bCs/>
                <w:sz w:val="22"/>
                <w:szCs w:val="22"/>
              </w:rPr>
              <w:t>nM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Moment of force,Newton </w:t>
            </w:r>
            <w:del w:id="543" w:author="" w:date="2012-07-19T14:26:00Z">
              <w:r w:rsidDel="00F70E0B">
                <w:rPr>
                  <w:i/>
                  <w:iCs/>
                  <w:sz w:val="22"/>
                  <w:szCs w:val="22"/>
                </w:rPr>
                <w:delText>metre</w:delText>
              </w:r>
            </w:del>
            <w:ins w:id="544" w:author="" w:date="2012-07-19T14:26:00Z">
              <w:r w:rsidR="00F70E0B">
                <w:rPr>
                  <w:i/>
                  <w:iCs/>
                  <w:sz w:val="22"/>
                  <w:szCs w:val="22"/>
                </w:rPr>
                <w:t>meter</w:t>
              </w:r>
            </w:ins>
          </w:p>
        </w:tc>
        <w:bookmarkEnd w:id="54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45" w:name="BKM_B89A6661_EF6C_4f23_9991_4C460A2C10AA"/>
            <w:r>
              <w:rPr>
                <w:b/>
                <w:bCs/>
                <w:sz w:val="22"/>
                <w:szCs w:val="22"/>
              </w:rPr>
              <w:t>nPerM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Surface tension,Newton per </w:t>
            </w:r>
            <w:del w:id="546" w:author="" w:date="2012-07-19T14:26:00Z">
              <w:r w:rsidDel="00F70E0B">
                <w:rPr>
                  <w:i/>
                  <w:iCs/>
                  <w:sz w:val="22"/>
                  <w:szCs w:val="22"/>
                </w:rPr>
                <w:delText>metre</w:delText>
              </w:r>
            </w:del>
            <w:ins w:id="547" w:author="" w:date="2012-07-19T14:26:00Z">
              <w:r w:rsidR="00F70E0B">
                <w:rPr>
                  <w:i/>
                  <w:iCs/>
                  <w:sz w:val="22"/>
                  <w:szCs w:val="22"/>
                </w:rPr>
                <w:t>meter</w:t>
              </w:r>
            </w:ins>
          </w:p>
        </w:tc>
        <w:bookmarkEnd w:id="54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48" w:name="BKM_091B830A_D593_4226_A751_0E693CADC46A"/>
            <w:r>
              <w:rPr>
                <w:b/>
                <w:bCs/>
                <w:sz w:val="22"/>
                <w:szCs w:val="22"/>
              </w:rPr>
              <w:t>radPerS2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Angular acceleration,radian per second squared</w:t>
            </w:r>
          </w:p>
        </w:tc>
        <w:bookmarkEnd w:id="54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49" w:name="BKM_82368F62_F71F_406d_ADDD_67248283BE27"/>
            <w:r>
              <w:rPr>
                <w:b/>
                <w:bCs/>
                <w:sz w:val="22"/>
                <w:szCs w:val="22"/>
              </w:rPr>
              <w:t>wPerM2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Heat flux density, irradiance,Watt per square </w:t>
            </w:r>
            <w:del w:id="550" w:author="" w:date="2012-07-19T14:26:00Z">
              <w:r w:rsidDel="00F70E0B">
                <w:rPr>
                  <w:i/>
                  <w:iCs/>
                  <w:sz w:val="22"/>
                  <w:szCs w:val="22"/>
                </w:rPr>
                <w:delText>metre</w:delText>
              </w:r>
            </w:del>
            <w:ins w:id="551" w:author="" w:date="2012-07-19T14:26:00Z">
              <w:r w:rsidR="00F70E0B">
                <w:rPr>
                  <w:i/>
                  <w:iCs/>
                  <w:sz w:val="22"/>
                  <w:szCs w:val="22"/>
                </w:rPr>
                <w:t>meter</w:t>
              </w:r>
            </w:ins>
          </w:p>
        </w:tc>
        <w:bookmarkEnd w:id="54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52" w:name="BKM_8483D71E_06FB_4bc8_8779_46F396E7371E"/>
            <w:r>
              <w:rPr>
                <w:b/>
                <w:bCs/>
                <w:sz w:val="22"/>
                <w:szCs w:val="22"/>
              </w:rPr>
              <w:t>jPerKgK</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Specific heat capacity, specific entropy,Joule per kilogram kelvin</w:t>
            </w:r>
          </w:p>
        </w:tc>
        <w:bookmarkEnd w:id="55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53" w:name="BKM_2784CC75_A7A2_43b3_AB18_63C0B20EAB36"/>
            <w:r>
              <w:rPr>
                <w:b/>
                <w:bCs/>
                <w:sz w:val="22"/>
                <w:szCs w:val="22"/>
              </w:rPr>
              <w:t>jPerM3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energy density,Joule per cubic </w:t>
            </w:r>
            <w:del w:id="554" w:author="" w:date="2012-07-19T14:26:00Z">
              <w:r w:rsidDel="00F70E0B">
                <w:rPr>
                  <w:i/>
                  <w:iCs/>
                  <w:sz w:val="22"/>
                  <w:szCs w:val="22"/>
                </w:rPr>
                <w:delText>metre</w:delText>
              </w:r>
            </w:del>
            <w:ins w:id="555" w:author="" w:date="2012-07-19T14:26:00Z">
              <w:r w:rsidR="00F70E0B">
                <w:rPr>
                  <w:i/>
                  <w:iCs/>
                  <w:sz w:val="22"/>
                  <w:szCs w:val="22"/>
                </w:rPr>
                <w:t>meter</w:t>
              </w:r>
            </w:ins>
          </w:p>
        </w:tc>
        <w:bookmarkEnd w:id="55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56" w:name="BKM_00D21A31_D7F1_4eef_913F_3A68B1C66D1D"/>
            <w:r>
              <w:rPr>
                <w:b/>
                <w:bCs/>
                <w:sz w:val="22"/>
                <w:szCs w:val="22"/>
              </w:rPr>
              <w:t>vPerM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electric field strength,Volt per </w:t>
            </w:r>
            <w:del w:id="557" w:author="" w:date="2012-07-19T14:26:00Z">
              <w:r w:rsidDel="00F70E0B">
                <w:rPr>
                  <w:i/>
                  <w:iCs/>
                  <w:sz w:val="22"/>
                  <w:szCs w:val="22"/>
                </w:rPr>
                <w:delText>metre</w:delText>
              </w:r>
            </w:del>
            <w:ins w:id="558" w:author="" w:date="2012-07-19T14:26:00Z">
              <w:r w:rsidR="00F70E0B">
                <w:rPr>
                  <w:i/>
                  <w:iCs/>
                  <w:sz w:val="22"/>
                  <w:szCs w:val="22"/>
                </w:rPr>
                <w:t>meter</w:t>
              </w:r>
            </w:ins>
          </w:p>
        </w:tc>
        <w:bookmarkEnd w:id="55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59" w:name="BKM_1641085C_1A8D_4615_B9AB_83C4A494165F"/>
            <w:r>
              <w:rPr>
                <w:b/>
                <w:bCs/>
                <w:sz w:val="22"/>
                <w:szCs w:val="22"/>
              </w:rPr>
              <w:t>cPerM3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electric charge density,Coulomb per cubic </w:t>
            </w:r>
            <w:del w:id="560" w:author="" w:date="2012-07-19T14:26:00Z">
              <w:r w:rsidDel="00F70E0B">
                <w:rPr>
                  <w:i/>
                  <w:iCs/>
                  <w:sz w:val="22"/>
                  <w:szCs w:val="22"/>
                </w:rPr>
                <w:delText>metre</w:delText>
              </w:r>
            </w:del>
            <w:ins w:id="561" w:author="" w:date="2012-07-19T14:26:00Z">
              <w:r w:rsidR="00F70E0B">
                <w:rPr>
                  <w:i/>
                  <w:iCs/>
                  <w:sz w:val="22"/>
                  <w:szCs w:val="22"/>
                </w:rPr>
                <w:t>meter</w:t>
              </w:r>
            </w:ins>
          </w:p>
        </w:tc>
        <w:bookmarkEnd w:id="55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62" w:name="BKM_0EBCB9C7_A6D7_4b22_90D1_3B816EF02BE5"/>
            <w:r>
              <w:rPr>
                <w:b/>
                <w:bCs/>
                <w:sz w:val="22"/>
                <w:szCs w:val="22"/>
              </w:rPr>
              <w:t>cPerM2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surface charge density,Coulomb per square </w:t>
            </w:r>
            <w:del w:id="563" w:author="" w:date="2012-07-19T14:26:00Z">
              <w:r w:rsidDel="00F70E0B">
                <w:rPr>
                  <w:i/>
                  <w:iCs/>
                  <w:sz w:val="22"/>
                  <w:szCs w:val="22"/>
                </w:rPr>
                <w:delText>metre</w:delText>
              </w:r>
            </w:del>
            <w:ins w:id="564" w:author="" w:date="2012-07-19T14:26:00Z">
              <w:r w:rsidR="00F70E0B">
                <w:rPr>
                  <w:i/>
                  <w:iCs/>
                  <w:sz w:val="22"/>
                  <w:szCs w:val="22"/>
                </w:rPr>
                <w:t>meter</w:t>
              </w:r>
            </w:ins>
          </w:p>
        </w:tc>
        <w:bookmarkEnd w:id="56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65" w:name="BKM_05E0F576_FC55_4e90_9F8B_160312751F12"/>
            <w:r>
              <w:rPr>
                <w:b/>
                <w:bCs/>
                <w:sz w:val="22"/>
                <w:szCs w:val="22"/>
              </w:rPr>
              <w:t>fPerM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permittivity,Farad per </w:t>
            </w:r>
            <w:del w:id="566" w:author="" w:date="2012-07-19T14:26:00Z">
              <w:r w:rsidDel="00F70E0B">
                <w:rPr>
                  <w:i/>
                  <w:iCs/>
                  <w:sz w:val="22"/>
                  <w:szCs w:val="22"/>
                </w:rPr>
                <w:delText>metre</w:delText>
              </w:r>
            </w:del>
            <w:ins w:id="567" w:author="" w:date="2012-07-19T14:26:00Z">
              <w:r w:rsidR="00F70E0B">
                <w:rPr>
                  <w:i/>
                  <w:iCs/>
                  <w:sz w:val="22"/>
                  <w:szCs w:val="22"/>
                </w:rPr>
                <w:t>meter</w:t>
              </w:r>
            </w:ins>
          </w:p>
        </w:tc>
        <w:bookmarkEnd w:id="56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68" w:name="BKM_79FA2873_C439_48b6_8FCE_1EA95FC134F2"/>
            <w:r>
              <w:rPr>
                <w:b/>
                <w:bCs/>
                <w:sz w:val="22"/>
                <w:szCs w:val="22"/>
              </w:rPr>
              <w:t>hPerM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permeability,Henry per </w:t>
            </w:r>
            <w:del w:id="569" w:author="" w:date="2012-07-19T14:26:00Z">
              <w:r w:rsidDel="00F70E0B">
                <w:rPr>
                  <w:i/>
                  <w:iCs/>
                  <w:sz w:val="22"/>
                  <w:szCs w:val="22"/>
                </w:rPr>
                <w:delText>metre</w:delText>
              </w:r>
            </w:del>
            <w:ins w:id="570" w:author="" w:date="2012-07-19T14:26:00Z">
              <w:r w:rsidR="00F70E0B">
                <w:rPr>
                  <w:i/>
                  <w:iCs/>
                  <w:sz w:val="22"/>
                  <w:szCs w:val="22"/>
                </w:rPr>
                <w:t>meter</w:t>
              </w:r>
            </w:ins>
          </w:p>
        </w:tc>
        <w:bookmarkEnd w:id="56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71" w:name="BKM_1C65E55B_B59E_495f_8708_6ABC3F8F57F7"/>
            <w:r>
              <w:rPr>
                <w:b/>
                <w:bCs/>
                <w:sz w:val="22"/>
                <w:szCs w:val="22"/>
              </w:rPr>
              <w:t>jPerMol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molar energy,Joule per mole</w:t>
            </w:r>
          </w:p>
        </w:tc>
        <w:bookmarkEnd w:id="57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72" w:name="BKM_70AF2784_11A7_4bf1_83D4_948850276775"/>
            <w:r>
              <w:rPr>
                <w:b/>
                <w:bCs/>
                <w:sz w:val="22"/>
                <w:szCs w:val="22"/>
              </w:rPr>
              <w:t>jPerMolK</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molar entropy, molar heat capacity,Joule per mole kelvin</w:t>
            </w:r>
          </w:p>
        </w:tc>
        <w:bookmarkEnd w:id="57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73" w:name="BKM_1A17DA29_07EB_4eaf_BA59_B331BBBB8445"/>
            <w:r>
              <w:rPr>
                <w:b/>
                <w:bCs/>
                <w:sz w:val="22"/>
                <w:szCs w:val="22"/>
              </w:rPr>
              <w:t>cPerKg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exposure (x rays),Coulomb per kilogram</w:t>
            </w:r>
          </w:p>
        </w:tc>
        <w:bookmarkEnd w:id="57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74" w:name="BKM_54B3A719_4019_4f9c_8290_B8EDD19CFB53"/>
            <w:r>
              <w:rPr>
                <w:b/>
                <w:bCs/>
                <w:sz w:val="22"/>
                <w:szCs w:val="22"/>
              </w:rPr>
              <w:t>gyPerS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absorbed dose rate,Gray per second</w:t>
            </w:r>
          </w:p>
        </w:tc>
        <w:bookmarkEnd w:id="57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75" w:name="BKM_12749B76_7F25_4679_BF57_D3BCF7F1A110"/>
            <w:r>
              <w:rPr>
                <w:b/>
                <w:bCs/>
                <w:sz w:val="22"/>
                <w:szCs w:val="22"/>
              </w:rPr>
              <w:t>wPerSr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radiant intensity,Watt per steradian</w:t>
            </w:r>
          </w:p>
        </w:tc>
        <w:bookmarkEnd w:id="57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76" w:name="BKM_5983AF28_8A17_4cb8_9110_5852133BD849"/>
            <w:r>
              <w:rPr>
                <w:b/>
                <w:bCs/>
                <w:sz w:val="22"/>
                <w:szCs w:val="22"/>
              </w:rPr>
              <w:t>wPerM2Sr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radiance,Watt per square </w:t>
            </w:r>
            <w:del w:id="577" w:author="" w:date="2012-07-19T14:26:00Z">
              <w:r w:rsidDel="00F70E0B">
                <w:rPr>
                  <w:i/>
                  <w:iCs/>
                  <w:sz w:val="22"/>
                  <w:szCs w:val="22"/>
                </w:rPr>
                <w:delText>metre</w:delText>
              </w:r>
            </w:del>
            <w:ins w:id="578" w:author="" w:date="2012-07-19T14:26:00Z">
              <w:r w:rsidR="00F70E0B">
                <w:rPr>
                  <w:i/>
                  <w:iCs/>
                  <w:sz w:val="22"/>
                  <w:szCs w:val="22"/>
                </w:rPr>
                <w:t>meter</w:t>
              </w:r>
            </w:ins>
            <w:r>
              <w:rPr>
                <w:i/>
                <w:iCs/>
                <w:sz w:val="22"/>
                <w:szCs w:val="22"/>
              </w:rPr>
              <w:t xml:space="preserve"> steradian</w:t>
            </w:r>
          </w:p>
        </w:tc>
        <w:bookmarkEnd w:id="57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79" w:name="BKM_AEA97EA6_E7DB_41bf_A254_A5CA99A20937"/>
            <w:r>
              <w:rPr>
                <w:b/>
                <w:bCs/>
                <w:sz w:val="22"/>
                <w:szCs w:val="22"/>
              </w:rPr>
              <w:t>katPerM3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catalytic activity concentration,katal per cubic </w:t>
            </w:r>
            <w:del w:id="580" w:author="" w:date="2012-07-19T14:26:00Z">
              <w:r w:rsidDel="00F70E0B">
                <w:rPr>
                  <w:i/>
                  <w:iCs/>
                  <w:sz w:val="22"/>
                  <w:szCs w:val="22"/>
                </w:rPr>
                <w:delText>metre</w:delText>
              </w:r>
            </w:del>
            <w:ins w:id="581" w:author="" w:date="2012-07-19T14:26:00Z">
              <w:r w:rsidR="00F70E0B">
                <w:rPr>
                  <w:i/>
                  <w:iCs/>
                  <w:sz w:val="22"/>
                  <w:szCs w:val="22"/>
                </w:rPr>
                <w:t>meter</w:t>
              </w:r>
            </w:ins>
          </w:p>
        </w:tc>
        <w:bookmarkEnd w:id="57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82" w:name="BKM_3F4E54BC_A8D8_4e4a_9A64_FF78907D3D0D"/>
            <w:r>
              <w:rPr>
                <w:b/>
                <w:bCs/>
                <w:sz w:val="22"/>
                <w:szCs w:val="22"/>
              </w:rPr>
              <w:t>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Time,minute = 60 s</w:t>
            </w:r>
          </w:p>
        </w:tc>
        <w:bookmarkEnd w:id="58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83" w:name="BKM_E67D7960_0069_4119_A1AA_0CCA487CD8C7"/>
            <w:r>
              <w:rPr>
                <w:b/>
                <w:bCs/>
                <w:sz w:val="22"/>
                <w:szCs w:val="22"/>
              </w:rPr>
              <w:t>hr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Time,hour = 60 min = 3600 s</w:t>
            </w:r>
          </w:p>
        </w:tc>
        <w:bookmarkEnd w:id="58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84" w:name="BKM_AC989586_A5EB_4014_9B7E_D7091274DF4C"/>
            <w:r>
              <w:rPr>
                <w:b/>
                <w:bCs/>
                <w:sz w:val="22"/>
                <w:szCs w:val="22"/>
              </w:rPr>
              <w:t>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Time,day = 24 h = 86400 s</w:t>
            </w:r>
          </w:p>
        </w:tc>
        <w:bookmarkEnd w:id="58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85" w:name="BKM_5D15D73E_6194_42aa_B957_61AAA1B905C8"/>
            <w:r>
              <w:rPr>
                <w:b/>
                <w:bCs/>
                <w:sz w:val="22"/>
                <w:szCs w:val="22"/>
              </w:rPr>
              <w:t>deg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Plane angle,degree</w:t>
            </w:r>
          </w:p>
        </w:tc>
        <w:bookmarkEnd w:id="58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86" w:name="BKM_85AED63B_4F17_4d14_BC4F_23352F37C907"/>
            <w:r>
              <w:rPr>
                <w:b/>
                <w:bCs/>
                <w:sz w:val="22"/>
                <w:szCs w:val="22"/>
              </w:rPr>
              <w:t>angleMin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Plane angle,minute</w:t>
            </w:r>
          </w:p>
        </w:tc>
        <w:bookmarkEnd w:id="58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87" w:name="BKM_F6A50C22_9A8C_47a4_816B_3306F61626F5"/>
            <w:r>
              <w:rPr>
                <w:b/>
                <w:bCs/>
                <w:sz w:val="22"/>
                <w:szCs w:val="22"/>
              </w:rPr>
              <w:t>angleSec</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Plane angle,second</w:t>
            </w:r>
          </w:p>
        </w:tc>
        <w:bookmarkEnd w:id="58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88" w:name="BKM_2AF7749B_864B_4b95_A757_51BC863B0F71"/>
            <w:r>
              <w:rPr>
                <w:b/>
                <w:bCs/>
                <w:sz w:val="22"/>
                <w:szCs w:val="22"/>
              </w:rPr>
              <w:t>ha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Area,hectare</w:t>
            </w:r>
          </w:p>
        </w:tc>
        <w:bookmarkEnd w:id="58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89" w:name="BKM_EB50B264_F0B7_44be_8E48_C7422F760105"/>
            <w:r>
              <w:rPr>
                <w:b/>
                <w:bCs/>
                <w:sz w:val="22"/>
                <w:szCs w:val="22"/>
              </w:rPr>
              <w:t>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w:t>
            </w:r>
            <w:del w:id="590" w:author="" w:date="2012-07-19T14:28:00Z">
              <w:r w:rsidDel="00F70E0B">
                <w:rPr>
                  <w:i/>
                  <w:iCs/>
                  <w:sz w:val="22"/>
                  <w:szCs w:val="22"/>
                </w:rPr>
                <w:delText>litre</w:delText>
              </w:r>
            </w:del>
            <w:ins w:id="591" w:author="" w:date="2012-07-19T14:28:00Z">
              <w:r w:rsidR="00F70E0B">
                <w:rPr>
                  <w:i/>
                  <w:iCs/>
                  <w:sz w:val="22"/>
                  <w:szCs w:val="22"/>
                </w:rPr>
                <w:t>liter</w:t>
              </w:r>
            </w:ins>
            <w:r>
              <w:rPr>
                <w:i/>
                <w:iCs/>
                <w:sz w:val="22"/>
                <w:szCs w:val="22"/>
              </w:rPr>
              <w:t xml:space="preserve"> = dm3 = m3/1000.</w:t>
            </w:r>
          </w:p>
        </w:tc>
        <w:bookmarkEnd w:id="58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92" w:name="BKM_31699241_D8DA_4c47_991D_BCA44C6397AF"/>
            <w:r>
              <w:rPr>
                <w:b/>
                <w:bCs/>
                <w:sz w:val="22"/>
                <w:szCs w:val="22"/>
              </w:rPr>
              <w:t>tonne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mass,“tonne” or “metric ton” (1000 kg = 1 Mg)</w:t>
            </w:r>
          </w:p>
        </w:tc>
        <w:bookmarkEnd w:id="59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93" w:name="BKM_24184044_FEF0_466e_A821_6C398E029AED"/>
            <w:r>
              <w:rPr>
                <w:b/>
                <w:bCs/>
                <w:sz w:val="22"/>
                <w:szCs w:val="22"/>
              </w:rPr>
              <w:t>none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N/A,none (not applicable)</w:t>
            </w:r>
          </w:p>
        </w:tc>
        <w:bookmarkEnd w:id="59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94" w:name="BKM_27E1325A_06D0_4cb6_B618_D95E42709B8C"/>
            <w:r>
              <w:rPr>
                <w:b/>
                <w:bCs/>
                <w:sz w:val="22"/>
                <w:szCs w:val="22"/>
              </w:rPr>
              <w:t>cosTheta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Power factor,dimensionless</w:t>
            </w:r>
          </w:p>
        </w:tc>
        <w:bookmarkEnd w:id="59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95" w:name="BKM_3830EF18_AF76_486a_98CF_E6D673B4D9B3"/>
            <w:r>
              <w:rPr>
                <w:b/>
                <w:bCs/>
                <w:sz w:val="22"/>
                <w:szCs w:val="22"/>
              </w:rPr>
              <w:t>bel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Log</w:t>
            </w:r>
            <w:ins w:id="596" w:author="" w:date="2012-07-20T09:38:00Z">
              <w:r w:rsidR="0036173E">
                <w:rPr>
                  <w:sz w:val="22"/>
                  <w:szCs w:val="22"/>
                </w:rPr>
                <w:t>a</w:t>
              </w:r>
            </w:ins>
            <w:r>
              <w:rPr>
                <w:sz w:val="22"/>
                <w:szCs w:val="22"/>
              </w:rPr>
              <w:t>rithmic ratio,Bel, Note: users must combine this unit with the multiplier prefix “d” to form decibels (dB)</w:t>
            </w:r>
          </w:p>
        </w:tc>
        <w:bookmarkEnd w:id="59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97" w:name="BKM_077D4015_3AEB_44dd_B89E_DE035A3B3A25"/>
            <w:r>
              <w:rPr>
                <w:b/>
                <w:bCs/>
                <w:sz w:val="22"/>
                <w:szCs w:val="22"/>
              </w:rPr>
              <w:t>status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State,status, where:"1" = "true", "live", "on", "high", "set";"0" = "false", "dead", "off", "low", "cleared"Note: A Boolean value is preferred but other values may be supported</w:t>
            </w:r>
          </w:p>
        </w:tc>
        <w:bookmarkEnd w:id="59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98" w:name="BKM_CC4CA370_7C3D_4102_9894_526F76F2DAFD"/>
            <w:r>
              <w:rPr>
                <w:b/>
                <w:bCs/>
                <w:sz w:val="22"/>
                <w:szCs w:val="22"/>
              </w:rPr>
              <w:t>count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Amount of substance,Counter value</w:t>
            </w:r>
          </w:p>
        </w:tc>
        <w:bookmarkEnd w:id="59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599" w:name="BKM_AB2F7146_C906_4c62_B180_15883986D572"/>
            <w:r>
              <w:rPr>
                <w:b/>
                <w:bCs/>
                <w:sz w:val="22"/>
                <w:szCs w:val="22"/>
              </w:rPr>
              <w:t>bm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Log</w:t>
            </w:r>
            <w:ins w:id="600" w:author="" w:date="2012-07-20T09:38:00Z">
              <w:r w:rsidR="0036173E">
                <w:rPr>
                  <w:sz w:val="22"/>
                  <w:szCs w:val="22"/>
                </w:rPr>
                <w:t>a</w:t>
              </w:r>
            </w:ins>
            <w:r>
              <w:rPr>
                <w:sz w:val="22"/>
                <w:szCs w:val="22"/>
              </w:rPr>
              <w:t>rithmic ratio of signal strength,Bel-mW, normalized to 1mW. Note: to form “dBm” combine “Bm” with multiplier “d”.</w:t>
            </w:r>
          </w:p>
        </w:tc>
        <w:bookmarkEnd w:id="59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01" w:name="BKM_F1C23D14_2C38_41d9_80EA_4E30FEE15585"/>
            <w:r>
              <w:rPr>
                <w:b/>
                <w:bCs/>
                <w:sz w:val="22"/>
                <w:szCs w:val="22"/>
              </w:rPr>
              <w:t>code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Application Value,Encoded value</w:t>
            </w:r>
          </w:p>
        </w:tc>
        <w:bookmarkEnd w:id="60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02" w:name="BKM_821F4C07_E1E2_4c9c_B66B_94369CB01A9A"/>
            <w:r>
              <w:rPr>
                <w:b/>
                <w:bCs/>
                <w:sz w:val="22"/>
                <w:szCs w:val="22"/>
              </w:rPr>
              <w:t>meCode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EndDeviceEvent,Value to be interpreted as a EndDeviceEventCode</w:t>
            </w:r>
          </w:p>
        </w:tc>
        <w:bookmarkEnd w:id="60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03" w:name="BKM_843BCCD6_DB06_433f_B87D_AC98877099ED"/>
            <w:r>
              <w:rPr>
                <w:b/>
                <w:bCs/>
                <w:sz w:val="22"/>
                <w:szCs w:val="22"/>
              </w:rPr>
              <w:t>lPerL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sz w:val="22"/>
                <w:szCs w:val="22"/>
              </w:rPr>
              <w:t>Concentration,The ratio of the volume of a solute divided by the volume of the solution. (Note: Users may need use a prefix such a ‘µ’ to express a quantity</w:t>
            </w:r>
            <w:del w:id="604" w:author="" w:date="2012-07-20T09:40:00Z">
              <w:r w:rsidDel="0024185E">
                <w:rPr>
                  <w:sz w:val="22"/>
                  <w:szCs w:val="22"/>
                </w:rPr>
                <w:delText>e</w:delText>
              </w:r>
            </w:del>
            <w:r>
              <w:rPr>
                <w:sz w:val="22"/>
                <w:szCs w:val="22"/>
              </w:rPr>
              <w:t xml:space="preserve"> such as ‘µL/L’)</w:t>
            </w:r>
          </w:p>
        </w:tc>
        <w:bookmarkEnd w:id="60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05" w:name="BKM_BAD7EFC4_F67A_440a_AFAB_76C9D1DEF611"/>
            <w:r>
              <w:rPr>
                <w:b/>
                <w:bCs/>
                <w:sz w:val="22"/>
                <w:szCs w:val="22"/>
              </w:rPr>
              <w:t>gPerG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Concentration,The ratio of the mass of a solute divided by the mass of the solution. (Note: Users may need use a prefix such a ‘µ’ to express a quantity such as ‘µg/g’)</w:t>
            </w:r>
          </w:p>
        </w:tc>
        <w:bookmarkEnd w:id="60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06" w:name="BKM_4A132D56_FA37_4b60_9917_BE93D038D4CE"/>
            <w:r>
              <w:rPr>
                <w:b/>
                <w:bCs/>
                <w:sz w:val="22"/>
                <w:szCs w:val="22"/>
              </w:rPr>
              <w:t>molPerM3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Concentration,The amount of substance concentration, (c), the amount of solvent in moles divided by the volume of solution in m³.</w:t>
            </w:r>
          </w:p>
        </w:tc>
        <w:bookmarkEnd w:id="60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07" w:name="BKM_CF6BE186_357A_4b41_BAD4_13921E954978"/>
            <w:r>
              <w:rPr>
                <w:b/>
                <w:bCs/>
                <w:sz w:val="22"/>
                <w:szCs w:val="22"/>
              </w:rPr>
              <w:t>molPerMol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Concentration,Molar fraction</w:t>
            </w:r>
            <w:del w:id="608" w:author="" w:date="2012-07-19T14:28:00Z">
              <w:r w:rsidDel="008913B2">
                <w:rPr>
                  <w:i/>
                  <w:iCs/>
                  <w:sz w:val="22"/>
                  <w:szCs w:val="22"/>
                </w:rPr>
                <w:delText xml:space="preserve"> (?)</w:delText>
              </w:r>
            </w:del>
            <w:r>
              <w:rPr>
                <w:i/>
                <w:iCs/>
                <w:sz w:val="22"/>
                <w:szCs w:val="22"/>
              </w:rPr>
              <w:t>, the ratio of the molar amount of a solute divided by the molar amount of the solution.</w:t>
            </w:r>
          </w:p>
        </w:tc>
        <w:bookmarkEnd w:id="60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09" w:name="BKM_6A4E5CBC_D8B5_4c6e_B7F4_526BB1EEF542"/>
            <w:r>
              <w:rPr>
                <w:b/>
                <w:bCs/>
                <w:sz w:val="22"/>
                <w:szCs w:val="22"/>
              </w:rPr>
              <w:t>molPerKg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Concentration,Molality, the amount of solute in moles and the amount of solvent in kilograms.</w:t>
            </w:r>
          </w:p>
        </w:tc>
        <w:bookmarkEnd w:id="60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10" w:name="BKM_BE2B09DE_E7F1_42ce_9705_4F28549F33D9"/>
            <w:r>
              <w:rPr>
                <w:b/>
                <w:bCs/>
                <w:sz w:val="22"/>
                <w:szCs w:val="22"/>
              </w:rPr>
              <w:t>mPerM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Length,Ratio of length</w:t>
            </w:r>
          </w:p>
        </w:tc>
        <w:bookmarkEnd w:id="61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11" w:name="BKM_0680AE5E_1036_475c_B208_8730228D587A"/>
            <w:r>
              <w:rPr>
                <w:b/>
                <w:bCs/>
                <w:sz w:val="22"/>
                <w:szCs w:val="22"/>
              </w:rPr>
              <w:t>sPerS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Time,Ratio of time (Note: Users may need to supply a prefix such as ‘µ’ to show rates such as ‘µs/s’)</w:t>
            </w:r>
          </w:p>
        </w:tc>
        <w:bookmarkEnd w:id="61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12" w:name="BKM_8199944A_DC8F_425f_A167_E1E7FF3F8894"/>
            <w:r>
              <w:rPr>
                <w:b/>
                <w:bCs/>
                <w:sz w:val="22"/>
                <w:szCs w:val="22"/>
              </w:rPr>
              <w:t>hzPerHz</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Frequency,Rate of frequency change (Note: Users may need to supply a prefix such as ‘m’ to show rates such as ‘mHz/Hz’)</w:t>
            </w:r>
          </w:p>
        </w:tc>
        <w:bookmarkEnd w:id="61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13" w:name="BKM_0F3AABDD_B22C_481d_87A2_2503820D0A32"/>
            <w:r>
              <w:rPr>
                <w:b/>
                <w:bCs/>
                <w:sz w:val="22"/>
                <w:szCs w:val="22"/>
              </w:rPr>
              <w:t>vPerV</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Voltage,Ratio of voltages (Note: Users may need to supply a prefix such as ‘m’ to show rates such as ‘mV/V’)</w:t>
            </w:r>
          </w:p>
        </w:tc>
        <w:bookmarkEnd w:id="61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14" w:name="BKM_8493B227_66CF_4d53_B8CC_09B60EC4F26C"/>
            <w:r>
              <w:rPr>
                <w:b/>
                <w:bCs/>
                <w:sz w:val="22"/>
                <w:szCs w:val="22"/>
              </w:rPr>
              <w:t>aPerA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Current,Ratio of Amperages (Note: Users may need to supply a prefix such as ‘m’ to show rates such as ‘mA/A’)</w:t>
            </w:r>
          </w:p>
        </w:tc>
        <w:bookmarkEnd w:id="61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15" w:name="BKM_9080CD8B_9C30_48b4_9D1F_2FD081E32FF6"/>
            <w:r>
              <w:rPr>
                <w:b/>
                <w:bCs/>
                <w:sz w:val="22"/>
                <w:szCs w:val="22"/>
              </w:rPr>
              <w:t>wPerVA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Power factor,PF</w:t>
            </w:r>
          </w:p>
        </w:tc>
        <w:bookmarkEnd w:id="61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16" w:name="BKM_D252DA79_3C14_463f_80A0_DF66B7402BDF"/>
            <w:r>
              <w:rPr>
                <w:b/>
                <w:bCs/>
                <w:sz w:val="22"/>
                <w:szCs w:val="22"/>
              </w:rPr>
              <w:t>rev</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Amount of rotation,Revolutions</w:t>
            </w:r>
          </w:p>
        </w:tc>
        <w:bookmarkEnd w:id="61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17" w:name="BKM_38896928_1C9A_4994_81F1_04ACCB2CA9CF"/>
            <w:r>
              <w:rPr>
                <w:b/>
                <w:bCs/>
                <w:sz w:val="22"/>
                <w:szCs w:val="22"/>
              </w:rPr>
              <w:t>wPerW</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Signal Strength,Ratio of power (Note: Users may need to supply a prefix such as ‘m’ to show rates such as ‘mW/W’)</w:t>
            </w:r>
          </w:p>
        </w:tc>
        <w:bookmarkEnd w:id="61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18" w:name="BKM_21198DC1_91CF_4982_BD31_BE749911DCA7"/>
            <w:r>
              <w:rPr>
                <w:b/>
                <w:bCs/>
                <w:sz w:val="22"/>
                <w:szCs w:val="22"/>
              </w:rPr>
              <w:t>refractiveIndexN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Refractive Index,n</w:t>
            </w:r>
          </w:p>
        </w:tc>
        <w:bookmarkEnd w:id="61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19" w:name="BKM_9ED6B84D_C5A0_47ae_8935_77D665AC2DF3"/>
            <w:r>
              <w:rPr>
                <w:b/>
                <w:bCs/>
                <w:sz w:val="22"/>
                <w:szCs w:val="22"/>
              </w:rPr>
              <w:t>relativePermeabilityMur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Relative Permeability,µr</w:t>
            </w:r>
          </w:p>
        </w:tc>
        <w:bookmarkEnd w:id="61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20" w:name="BKM_F3C5CD73_28A1_40f8_A3E8_8500994AB463"/>
            <w:r>
              <w:rPr>
                <w:b/>
                <w:bCs/>
                <w:sz w:val="22"/>
                <w:szCs w:val="22"/>
              </w:rPr>
              <w:t>np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Logarithmic ratio,neper</w:t>
            </w:r>
          </w:p>
        </w:tc>
        <w:bookmarkEnd w:id="62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21" w:name="BKM_ADB44A5C_BCD2_430d_BEAF_A4ECE3F162BE"/>
            <w:r>
              <w:rPr>
                <w:b/>
                <w:bCs/>
                <w:sz w:val="22"/>
                <w:szCs w:val="22"/>
              </w:rPr>
              <w:t>eV</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energy,electronvolt (1 eV = 1.602 176 x 10-19J)</w:t>
            </w:r>
          </w:p>
        </w:tc>
        <w:bookmarkEnd w:id="62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22" w:name="BKM_86121386_812D_4e0b_911A_7FFF0C2D0DCA"/>
            <w:r>
              <w:rPr>
                <w:b/>
                <w:bCs/>
                <w:sz w:val="22"/>
                <w:szCs w:val="22"/>
              </w:rPr>
              <w:t>da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mass,dalton (1 Da = 1.660 538 x 10-27kg)</w:t>
            </w:r>
          </w:p>
        </w:tc>
        <w:bookmarkEnd w:id="62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23" w:name="BKM_B10B84BB_3F79_41e2_9327_199C4FFDD8F4"/>
            <w:r>
              <w:rPr>
                <w:b/>
                <w:bCs/>
                <w:sz w:val="22"/>
                <w:szCs w:val="22"/>
              </w:rPr>
              <w:t>u</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mass,unified atomic mass unit (1u = 1 Da)</w:t>
            </w:r>
          </w:p>
        </w:tc>
        <w:bookmarkEnd w:id="62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24" w:name="BKM_B4644554_502D_46e7_863C_4D5ED44D6DE8"/>
            <w:r>
              <w:rPr>
                <w:b/>
                <w:bCs/>
                <w:sz w:val="22"/>
                <w:szCs w:val="22"/>
              </w:rPr>
              <w:t>ua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length,astronomical unit (1ua = 1.495 978 x1011m)</w:t>
            </w:r>
          </w:p>
        </w:tc>
        <w:bookmarkEnd w:id="62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25" w:name="BKM_42DA061D_A95D_4222_8F03_1E2A1012855D"/>
            <w:r>
              <w:rPr>
                <w:b/>
                <w:bCs/>
                <w:sz w:val="22"/>
                <w:szCs w:val="22"/>
              </w:rPr>
              <w:t>c0</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speed,natural unit of speed (speed of light in a vacuum) 299 792 458 m/s</w:t>
            </w:r>
          </w:p>
        </w:tc>
        <w:bookmarkEnd w:id="62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26" w:name="BKM_46FC53F5_BAB6_433a_8273_22CAB34007CB"/>
            <w:r>
              <w:rPr>
                <w:b/>
                <w:bCs/>
                <w:sz w:val="22"/>
                <w:szCs w:val="22"/>
              </w:rPr>
              <w:t>nuH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action,natural unit of action (reduced planck constant) 1.054 571 X 10-34J s</w:t>
            </w:r>
          </w:p>
        </w:tc>
        <w:bookmarkEnd w:id="62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27" w:name="BKM_C84E149A_36DA_48e9_9655_82351FB1B2CA"/>
            <w:r>
              <w:rPr>
                <w:b/>
                <w:bCs/>
                <w:sz w:val="22"/>
                <w:szCs w:val="22"/>
              </w:rPr>
              <w:t>nuMe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mass,natural unit of mass (electron mass) 9.109 382 x 10-31 kg</w:t>
            </w:r>
          </w:p>
        </w:tc>
        <w:bookmarkEnd w:id="62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28" w:name="BKM_60C4011F_2951_40d7_B582_F8FEDE3508C8"/>
            <w:r>
              <w:rPr>
                <w:b/>
                <w:bCs/>
                <w:sz w:val="22"/>
                <w:szCs w:val="22"/>
              </w:rPr>
              <w:t>nuHPerNuMeC02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time,natural unit of time</w:t>
            </w:r>
          </w:p>
        </w:tc>
        <w:bookmarkEnd w:id="62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29" w:name="BKM_10FD2453_8E9A_4ce5_8DE4_F398C16FFA76"/>
            <w:r>
              <w:rPr>
                <w:b/>
                <w:bCs/>
                <w:sz w:val="22"/>
                <w:szCs w:val="22"/>
              </w:rPr>
              <w:t>auE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charge,atomic units of charge (elementary charge) 1.602 176 x 10-19 C</w:t>
            </w:r>
          </w:p>
        </w:tc>
        <w:bookmarkEnd w:id="62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30" w:name="BKM_0D702399_57D6_4f5e_B536_BC21FBB8073E"/>
            <w:r>
              <w:rPr>
                <w:b/>
                <w:bCs/>
                <w:sz w:val="22"/>
                <w:szCs w:val="22"/>
              </w:rPr>
              <w:t>auMe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mass,atomic units of mass (electron mass) 9.109 382 x 10-31 kg</w:t>
            </w:r>
          </w:p>
        </w:tc>
        <w:bookmarkEnd w:id="63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31" w:name="BKM_BB8C6C85_49EA_4cea_9C12_51AB225A6C08"/>
            <w:r>
              <w:rPr>
                <w:b/>
                <w:bCs/>
                <w:sz w:val="22"/>
                <w:szCs w:val="22"/>
              </w:rPr>
              <w:t>auH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action,atomic unit of action (reduced planck constant) 1.054 571 X 10-34J s</w:t>
            </w:r>
          </w:p>
        </w:tc>
        <w:bookmarkEnd w:id="63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32" w:name="BKM_F9A8E6BF_9B72_4bf3_B01D_1EFB135C2191"/>
            <w:r>
              <w:rPr>
                <w:b/>
                <w:bCs/>
                <w:sz w:val="22"/>
                <w:szCs w:val="22"/>
              </w:rPr>
              <w:t>auA0</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length,atomic unit of length, bohr ( Bohr radius) 0.529 177 x 10-10 m</w:t>
            </w:r>
          </w:p>
        </w:tc>
        <w:bookmarkEnd w:id="63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33" w:name="BKM_8D06D233_5821_4251_A6D6_F2100521CB1E"/>
            <w:r>
              <w:rPr>
                <w:b/>
                <w:bCs/>
                <w:sz w:val="22"/>
                <w:szCs w:val="22"/>
              </w:rPr>
              <w:t>auEh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energy,atomic unit of energy, hartree 4.359 744</w:t>
            </w:r>
          </w:p>
        </w:tc>
        <w:bookmarkEnd w:id="63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34" w:name="BKM_5F05B66E_D37D_465c_A951_D6DF87FA0790"/>
            <w:r>
              <w:rPr>
                <w:b/>
                <w:bCs/>
                <w:sz w:val="22"/>
                <w:szCs w:val="22"/>
              </w:rPr>
              <w:t>auHPerAuEh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time,atomic unit of time</w:t>
            </w:r>
          </w:p>
        </w:tc>
        <w:bookmarkEnd w:id="63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35" w:name="BKM_AD3830DA_0D27_4ed3_8CED_E92CDC2FAF41"/>
            <w:r>
              <w:rPr>
                <w:b/>
                <w:bCs/>
                <w:sz w:val="22"/>
                <w:szCs w:val="22"/>
              </w:rPr>
              <w:t>char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Number of characters,characters</w:t>
            </w:r>
          </w:p>
        </w:tc>
        <w:bookmarkEnd w:id="63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36" w:name="BKM_5DBB730E_F0DC_4525_B5BF_5664D133E5D1"/>
            <w:r>
              <w:rPr>
                <w:b/>
                <w:bCs/>
                <w:sz w:val="22"/>
                <w:szCs w:val="22"/>
              </w:rPr>
              <w:t>charPerSec</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Data rate,characters per second</w:t>
            </w:r>
          </w:p>
        </w:tc>
        <w:bookmarkEnd w:id="63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37" w:name="BKM_86821386_D305_4008_A48F_C9A1E7B26AD4"/>
            <w:r>
              <w:rPr>
                <w:b/>
                <w:bCs/>
                <w:sz w:val="22"/>
                <w:szCs w:val="22"/>
              </w:rPr>
              <w:t>money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Monetary unit,Generic money (Note: Specific monetary units are identified the currency class).</w:t>
            </w:r>
          </w:p>
        </w:tc>
        <w:bookmarkEnd w:id="63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38" w:name="BKM_DD111F6A_90AF_45aa_8517_4B8153CC257F"/>
            <w:r>
              <w:rPr>
                <w:b/>
                <w:bCs/>
                <w:sz w:val="22"/>
                <w:szCs w:val="22"/>
              </w:rPr>
              <w:t>ft3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Volume,cubic foot</w:t>
            </w:r>
          </w:p>
        </w:tc>
        <w:bookmarkEnd w:id="63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39" w:name="BKM_00EAFFD8_EE5C_430b_9B69_FFFC44219668"/>
            <w:r>
              <w:rPr>
                <w:b/>
                <w:bCs/>
                <w:sz w:val="22"/>
                <w:szCs w:val="22"/>
              </w:rPr>
              <w:t>ft3Compensated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Volume,cubic foot compensated for weather</w:t>
            </w:r>
          </w:p>
        </w:tc>
        <w:bookmarkEnd w:id="63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40" w:name="BKM_8E59A98D_15DF_4170_8009_B0054C426AA7"/>
            <w:r>
              <w:rPr>
                <w:b/>
                <w:bCs/>
                <w:sz w:val="22"/>
                <w:szCs w:val="22"/>
              </w:rPr>
              <w:t>ft3Uncompensated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Volume,cubic foot uncompensated for weather</w:t>
            </w:r>
          </w:p>
        </w:tc>
        <w:bookmarkEnd w:id="64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41" w:name="BKM_EC9A382F_89C4_4294_9E11_D93622D19E18"/>
            <w:r>
              <w:rPr>
                <w:b/>
                <w:bCs/>
                <w:sz w:val="22"/>
                <w:szCs w:val="22"/>
              </w:rPr>
              <w:t>ft3PerH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Volumetric flow rate,cubic foot per hour</w:t>
            </w:r>
          </w:p>
        </w:tc>
        <w:bookmarkEnd w:id="64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42" w:name="BKM_C3B820F2_3949_486f_BBC3_9F4F1EB362BA"/>
            <w:r>
              <w:rPr>
                <w:b/>
                <w:bCs/>
                <w:sz w:val="22"/>
                <w:szCs w:val="22"/>
              </w:rPr>
              <w:t>ft3CompensatedPerH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Volumetric flow rate,compensated cubic feet per hour</w:t>
            </w:r>
          </w:p>
        </w:tc>
        <w:bookmarkEnd w:id="64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43" w:name="BKM_E989D8D5_7B6D_4da7_ACF4_689A81AA80B0"/>
            <w:r>
              <w:rPr>
                <w:b/>
                <w:bCs/>
                <w:sz w:val="22"/>
                <w:szCs w:val="22"/>
              </w:rPr>
              <w:t>ft3UncompensatedPerH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Volumetric flow rate,uncompensated cubic feet per hour</w:t>
            </w:r>
          </w:p>
        </w:tc>
        <w:bookmarkEnd w:id="64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44" w:name="BKM_84009479_BA1E_40d2_AEAE_E23725C1F481"/>
            <w:r>
              <w:rPr>
                <w:b/>
                <w:bCs/>
                <w:sz w:val="22"/>
                <w:szCs w:val="22"/>
              </w:rPr>
              <w:t>uSGal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Volume,US gallon (1 gal = 231 in3 = 128 fl oz.)</w:t>
            </w:r>
          </w:p>
        </w:tc>
        <w:bookmarkEnd w:id="64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45" w:name="BKM_FE257E3A_4128_4dd5_AF9F_FD937E6EA973"/>
            <w:r>
              <w:rPr>
                <w:b/>
                <w:bCs/>
                <w:sz w:val="22"/>
                <w:szCs w:val="22"/>
              </w:rPr>
              <w:t>uSGalPerH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Volumetric flow rate,US gallon per hour</w:t>
            </w:r>
          </w:p>
        </w:tc>
        <w:bookmarkEnd w:id="64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46" w:name="BKM_4CBC270A_A8C4_4211_BB90_D14F1467CC89"/>
            <w:r>
              <w:rPr>
                <w:b/>
                <w:bCs/>
                <w:sz w:val="22"/>
                <w:szCs w:val="22"/>
              </w:rPr>
              <w:t>impGal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Volume,Imperial gallon</w:t>
            </w:r>
          </w:p>
        </w:tc>
        <w:bookmarkEnd w:id="64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47" w:name="BKM_A186FA05_6150_4195_A678_2E0B1B0292BA"/>
            <w:r>
              <w:rPr>
                <w:b/>
                <w:bCs/>
                <w:sz w:val="22"/>
                <w:szCs w:val="22"/>
              </w:rPr>
              <w:t>impGalPerH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Volumetric flow rate,Imperial gallon per hour</w:t>
            </w:r>
          </w:p>
        </w:tc>
        <w:bookmarkEnd w:id="64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48" w:name="BKM_202ABC26_7F06_4594_B16E_DA5D3C4E3C4B"/>
            <w:r>
              <w:rPr>
                <w:b/>
                <w:bCs/>
                <w:sz w:val="22"/>
                <w:szCs w:val="22"/>
              </w:rPr>
              <w:t>btu</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Energy,British Thermal Unit</w:t>
            </w:r>
          </w:p>
        </w:tc>
        <w:bookmarkEnd w:id="64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49" w:name="BKM_2B8770DD_F3B9_456e_8310_ED18E73A8C51"/>
            <w:r>
              <w:rPr>
                <w:b/>
                <w:bCs/>
                <w:sz w:val="22"/>
                <w:szCs w:val="22"/>
              </w:rPr>
              <w:t>btuPerH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Power,BTU per hour</w:t>
            </w:r>
          </w:p>
        </w:tc>
        <w:bookmarkEnd w:id="64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50" w:name="BKM_F9818B1F_FC62_4063_A841_8219D33B1CB5"/>
            <w:r>
              <w:rPr>
                <w:b/>
                <w:bCs/>
                <w:sz w:val="22"/>
                <w:szCs w:val="22"/>
              </w:rPr>
              <w:t>psiA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Pressure,Pound per square inch, absolute</w:t>
            </w:r>
          </w:p>
        </w:tc>
        <w:bookmarkEnd w:id="65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51" w:name="BKM_B31102CD_D3CE_4d46_A3ED_D42CBD06928B"/>
            <w:r>
              <w:rPr>
                <w:b/>
                <w:bCs/>
                <w:sz w:val="22"/>
                <w:szCs w:val="22"/>
              </w:rPr>
              <w:t>psiG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Pressure,Pound per square inch, gauge</w:t>
            </w:r>
          </w:p>
        </w:tc>
        <w:bookmarkEnd w:id="65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52" w:name="BKM_201D487D_B499_4377_B7DD_F66D5EA34D27"/>
            <w:r>
              <w:rPr>
                <w:b/>
                <w:bCs/>
                <w:sz w:val="22"/>
                <w:szCs w:val="22"/>
              </w:rPr>
              <w:t>lUncompensated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w:t>
            </w:r>
            <w:del w:id="653" w:author="" w:date="2012-07-19T14:28:00Z">
              <w:r w:rsidDel="00F70E0B">
                <w:rPr>
                  <w:i/>
                  <w:iCs/>
                  <w:sz w:val="22"/>
                  <w:szCs w:val="22"/>
                </w:rPr>
                <w:delText>Litre</w:delText>
              </w:r>
            </w:del>
            <w:ins w:id="654" w:author="" w:date="2012-07-19T14:28:00Z">
              <w:r w:rsidR="00F70E0B">
                <w:rPr>
                  <w:i/>
                  <w:iCs/>
                  <w:sz w:val="22"/>
                  <w:szCs w:val="22"/>
                </w:rPr>
                <w:t>Liter</w:t>
              </w:r>
            </w:ins>
            <w:r>
              <w:rPr>
                <w:i/>
                <w:iCs/>
                <w:sz w:val="22"/>
                <w:szCs w:val="22"/>
              </w:rPr>
              <w:t>, with the value uncompensated for weather effects.</w:t>
            </w:r>
          </w:p>
        </w:tc>
        <w:bookmarkEnd w:id="65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55" w:name="BKM_F964141B_16BC_48b4_A549_CF95AA7E628B"/>
            <w:r>
              <w:rPr>
                <w:b/>
                <w:bCs/>
                <w:sz w:val="22"/>
                <w:szCs w:val="22"/>
              </w:rPr>
              <w:t>lCompensated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w:t>
            </w:r>
            <w:del w:id="656" w:author="" w:date="2012-07-19T14:28:00Z">
              <w:r w:rsidDel="00F70E0B">
                <w:rPr>
                  <w:i/>
                  <w:iCs/>
                  <w:sz w:val="22"/>
                  <w:szCs w:val="22"/>
                </w:rPr>
                <w:delText>Litre</w:delText>
              </w:r>
            </w:del>
            <w:ins w:id="657" w:author="" w:date="2012-07-19T14:28:00Z">
              <w:r w:rsidR="00F70E0B">
                <w:rPr>
                  <w:i/>
                  <w:iCs/>
                  <w:sz w:val="22"/>
                  <w:szCs w:val="22"/>
                </w:rPr>
                <w:t>Liter</w:t>
              </w:r>
            </w:ins>
            <w:r>
              <w:rPr>
                <w:i/>
                <w:iCs/>
                <w:sz w:val="22"/>
                <w:szCs w:val="22"/>
              </w:rPr>
              <w:t>, with the value compensated for weather effects.</w:t>
            </w:r>
          </w:p>
        </w:tc>
        <w:bookmarkEnd w:id="65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58" w:name="BKM_FD292A30_316F_4deb_9074_1E019106B939"/>
            <w:r>
              <w:rPr>
                <w:b/>
                <w:bCs/>
                <w:sz w:val="22"/>
                <w:szCs w:val="22"/>
              </w:rPr>
              <w:t>therm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Energy,Therm</w:t>
            </w:r>
          </w:p>
        </w:tc>
        <w:bookmarkEnd w:id="65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59" w:name="BKM_28507070_5ECF_4f0c_B506_6774E953E753"/>
            <w:r>
              <w:rPr>
                <w:b/>
                <w:bCs/>
                <w:sz w:val="22"/>
                <w:szCs w:val="22"/>
              </w:rPr>
              <w:t>bar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Pressure,bar (1 bar = 100 kPa)</w:t>
            </w:r>
          </w:p>
        </w:tc>
        <w:bookmarkEnd w:id="65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60" w:name="BKM_30D30659_5EEE_4c1b_B1E0_5AD016E90EA3"/>
            <w:r>
              <w:rPr>
                <w:b/>
                <w:bCs/>
                <w:sz w:val="22"/>
                <w:szCs w:val="22"/>
              </w:rPr>
              <w:t>mmHg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Pressure,millimeter of mercury (1 mmHg ˜ 133.3 Pa)</w:t>
            </w:r>
          </w:p>
        </w:tc>
        <w:bookmarkEnd w:id="66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61" w:name="BKM_816E7B43_95ED_4081_8174_1CD9A1076EEE"/>
            <w:r>
              <w:rPr>
                <w:b/>
                <w:bCs/>
                <w:sz w:val="22"/>
                <w:szCs w:val="22"/>
              </w:rPr>
              <w:t>angstrom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Length,ångström (1Å = 10-10m)</w:t>
            </w:r>
          </w:p>
        </w:tc>
        <w:bookmarkEnd w:id="66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62" w:name="BKM_822AB343_484A_492a_9456_5F7301287091"/>
            <w:r>
              <w:rPr>
                <w:b/>
                <w:bCs/>
                <w:sz w:val="22"/>
                <w:szCs w:val="22"/>
              </w:rPr>
              <w:t>nmi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Length,nautical mile (1 M = 1852 m)</w:t>
            </w:r>
          </w:p>
        </w:tc>
        <w:bookmarkEnd w:id="66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63" w:name="BKM_872CB261_7373_4c36_BC24_240B8EEEF6F7"/>
            <w:r>
              <w:rPr>
                <w:b/>
                <w:bCs/>
                <w:sz w:val="22"/>
                <w:szCs w:val="22"/>
              </w:rPr>
              <w:t>barn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Area,barn (1 b = 100 fm2 = 10-28 m2)</w:t>
            </w:r>
          </w:p>
        </w:tc>
        <w:bookmarkEnd w:id="66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64" w:name="BKM_BCCCBFF4_E43E_48b8_8995_76A4503EE112"/>
            <w:r>
              <w:rPr>
                <w:b/>
                <w:bCs/>
                <w:sz w:val="22"/>
                <w:szCs w:val="22"/>
              </w:rPr>
              <w:t>kn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Speed,knot (1 kn = 1852/3600) m/s</w:t>
            </w:r>
          </w:p>
        </w:tc>
        <w:bookmarkEnd w:id="66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65" w:name="BKM_F334776B_5D4E_46ac_9DC0_23C61B4B05F5"/>
            <w:r>
              <w:rPr>
                <w:b/>
                <w:bCs/>
                <w:sz w:val="22"/>
                <w:szCs w:val="22"/>
              </w:rPr>
              <w:t>ci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Activity,curie (1 Ci = 3.7 x 1010Bq)</w:t>
            </w:r>
          </w:p>
        </w:tc>
        <w:bookmarkEnd w:id="66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66" w:name="BKM_30FA0315_4D64_496a_95CA_87A9F013D575"/>
            <w:r>
              <w:rPr>
                <w:b/>
                <w:bCs/>
                <w:sz w:val="22"/>
                <w:szCs w:val="22"/>
              </w:rPr>
              <w:t>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exposure,roentgen (1 R = 2.58 x 10-4 C/kg)</w:t>
            </w:r>
          </w:p>
        </w:tc>
        <w:bookmarkEnd w:id="66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67" w:name="BKM_4C968A0D_AB5A_40f1_A764_D2E520A76AD1"/>
            <w:r>
              <w:rPr>
                <w:b/>
                <w:bCs/>
                <w:sz w:val="22"/>
                <w:szCs w:val="22"/>
              </w:rPr>
              <w:t>doseRad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absorbed dose,rad (1 rd = 1 cGy)</w:t>
            </w:r>
          </w:p>
        </w:tc>
        <w:bookmarkEnd w:id="66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68" w:name="BKM_7C1C09FE_892A_4c64_9081_9DE4A712881F"/>
            <w:r>
              <w:rPr>
                <w:b/>
                <w:bCs/>
                <w:sz w:val="22"/>
                <w:szCs w:val="22"/>
              </w:rPr>
              <w:t>rem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dose equivalent,rem (1 rem = 10-2 Sv)</w:t>
            </w:r>
          </w:p>
        </w:tc>
        <w:bookmarkEnd w:id="66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69" w:name="BKM_D8964183_DFDF_4c46_AC42_9E8E30CE357B"/>
            <w:r>
              <w:rPr>
                <w:b/>
                <w:bCs/>
                <w:sz w:val="22"/>
                <w:szCs w:val="22"/>
              </w:rPr>
              <w:t>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length,inch</w:t>
            </w:r>
          </w:p>
        </w:tc>
        <w:bookmarkEnd w:id="66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70" w:name="BKM_92723BAB_228E_4324_8B91_85AC78BA7103"/>
            <w:r>
              <w:rPr>
                <w:b/>
                <w:bCs/>
                <w:sz w:val="22"/>
                <w:szCs w:val="22"/>
              </w:rPr>
              <w:t>ft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length,foot (1 ft = 12 in)</w:t>
            </w:r>
          </w:p>
        </w:tc>
        <w:bookmarkEnd w:id="67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71" w:name="BKM_C763D5BE_B145_42fb_B2F7_E650537D93A3"/>
            <w:r>
              <w:rPr>
                <w:b/>
                <w:bCs/>
                <w:sz w:val="22"/>
                <w:szCs w:val="22"/>
              </w:rPr>
              <w:t>rod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length,rod (1 rod = 16.5 ft)</w:t>
            </w:r>
          </w:p>
        </w:tc>
        <w:bookmarkEnd w:id="67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72" w:name="BKM_C32608BA_F3BB_4cdb_A850_9433D79CDDAF"/>
            <w:r>
              <w:rPr>
                <w:b/>
                <w:bCs/>
                <w:sz w:val="22"/>
                <w:szCs w:val="22"/>
              </w:rPr>
              <w:t>fur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length,furlong (1 fur = 660 ft)</w:t>
            </w:r>
          </w:p>
        </w:tc>
        <w:bookmarkEnd w:id="67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73" w:name="BKM_0642D02F_4C35_4a95_AC16_A722DCE7F8E7"/>
            <w:r>
              <w:rPr>
                <w:b/>
                <w:bCs/>
                <w:sz w:val="22"/>
                <w:szCs w:val="22"/>
              </w:rPr>
              <w:t>mi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length,mile (1 statute mile = 8 fur = 80 chains = 320 rods = 5280 feet)</w:t>
            </w:r>
          </w:p>
        </w:tc>
        <w:bookmarkEnd w:id="67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74" w:name="BKM_F044C3C2_EA10_4b46_9571_9837FFBECCCA"/>
            <w:r>
              <w:rPr>
                <w:b/>
                <w:bCs/>
                <w:sz w:val="22"/>
                <w:szCs w:val="22"/>
              </w:rPr>
              <w:t>ft2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area,square foot (1 ft2 = 144 in2)</w:t>
            </w:r>
          </w:p>
        </w:tc>
        <w:bookmarkEnd w:id="67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75" w:name="BKM_3F10C32A_CDB1_4756_91C5_986B79FE08DB"/>
            <w:r>
              <w:rPr>
                <w:b/>
                <w:bCs/>
                <w:sz w:val="22"/>
                <w:szCs w:val="22"/>
              </w:rPr>
              <w:t>yd2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area,square yard (1 yd2 = 9 ft2)</w:t>
            </w:r>
          </w:p>
        </w:tc>
        <w:bookmarkEnd w:id="67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76" w:name="BKM_DCE0FB1D_0FE2_464b_AF08_274664BE9466"/>
            <w:r>
              <w:rPr>
                <w:b/>
                <w:bCs/>
                <w:sz w:val="22"/>
                <w:szCs w:val="22"/>
              </w:rPr>
              <w:t>rod2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area,square rod (1 rod2 = 272.25 ft2)</w:t>
            </w:r>
          </w:p>
        </w:tc>
        <w:bookmarkEnd w:id="67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77" w:name="BKM_AC7A173D_75CA_452a_8816_BD67D5680A68"/>
            <w:r>
              <w:rPr>
                <w:b/>
                <w:bCs/>
                <w:sz w:val="22"/>
                <w:szCs w:val="22"/>
              </w:rPr>
              <w:t>acre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area,acre (1 acre = 160 rd2 = 43 560 ft2)</w:t>
            </w:r>
          </w:p>
        </w:tc>
        <w:bookmarkEnd w:id="67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78" w:name="BKM_529067FE_3B65_4c08_8854_2AF35F5AB4AB"/>
            <w:r>
              <w:rPr>
                <w:b/>
                <w:bCs/>
                <w:sz w:val="22"/>
                <w:szCs w:val="22"/>
              </w:rPr>
              <w:t>mi2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area,square mile (1 mi2 = 640 acres)</w:t>
            </w:r>
          </w:p>
        </w:tc>
        <w:bookmarkEnd w:id="67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79" w:name="BKM_9776B957_D7EC_4eb7_B90E_8EF55881E878"/>
            <w:r>
              <w:rPr>
                <w:b/>
                <w:bCs/>
                <w:sz w:val="22"/>
                <w:szCs w:val="22"/>
              </w:rPr>
              <w:t>sectionOfLand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area,section of land (1 mi2 = 1 section of land)</w:t>
            </w:r>
          </w:p>
        </w:tc>
        <w:bookmarkEnd w:id="67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80" w:name="BKM_FD609D9B_C027_48f3_B1D0_7C64D929E86A"/>
            <w:r>
              <w:rPr>
                <w:b/>
                <w:bCs/>
                <w:sz w:val="22"/>
                <w:szCs w:val="22"/>
              </w:rPr>
              <w:t>township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area,township (1 township = 6 miles square)</w:t>
            </w:r>
          </w:p>
        </w:tc>
        <w:bookmarkEnd w:id="68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81" w:name="BKM_2E7A8DDB_7A1C_43dd_9F2C_B84D07DC518A"/>
            <w:r>
              <w:rPr>
                <w:b/>
                <w:bCs/>
                <w:sz w:val="22"/>
                <w:szCs w:val="22"/>
              </w:rPr>
              <w:t>yd3</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Volume,cubic yard (1 yd3 = 27 ft3)</w:t>
            </w:r>
          </w:p>
        </w:tc>
        <w:bookmarkEnd w:id="68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82" w:name="BKM_33DA72A9_E73A_4a77_8BAB_87264313B8D0"/>
            <w:r>
              <w:rPr>
                <w:b/>
                <w:bCs/>
                <w:sz w:val="22"/>
                <w:szCs w:val="22"/>
              </w:rPr>
              <w:t>li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length,link (1 li = 0.66 ft)</w:t>
            </w:r>
          </w:p>
        </w:tc>
        <w:bookmarkEnd w:id="68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83" w:name="BKM_B44C9BA6_2C5A_47a5_867B_5F1BC5809B7A"/>
            <w:r>
              <w:rPr>
                <w:b/>
                <w:bCs/>
                <w:sz w:val="22"/>
                <w:szCs w:val="22"/>
              </w:rPr>
              <w:t>ch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length,chain (1 ch = 100 links = 4 rods = 66 ft)</w:t>
            </w:r>
          </w:p>
        </w:tc>
        <w:bookmarkEnd w:id="68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84" w:name="BKM_011DC86A_69EF_44b8_9267_F24835BD48F0"/>
            <w:r>
              <w:rPr>
                <w:b/>
                <w:bCs/>
                <w:sz w:val="22"/>
                <w:szCs w:val="22"/>
              </w:rPr>
              <w:t>uSLiqPt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Volume,US liquid pint (1 pt = 28.875 in3 = 128 fl dr)</w:t>
            </w:r>
          </w:p>
        </w:tc>
        <w:bookmarkEnd w:id="68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85" w:name="BKM_993A6E68_FBD4_4f08_8D66_C048CDE4AF5C"/>
            <w:r>
              <w:rPr>
                <w:b/>
                <w:bCs/>
                <w:sz w:val="22"/>
                <w:szCs w:val="22"/>
              </w:rPr>
              <w:t>uSLiqQt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Volume,US liquid quart (1 qt = 2 pt)</w:t>
            </w:r>
          </w:p>
        </w:tc>
        <w:bookmarkEnd w:id="68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86" w:name="BKM_C9EBAAF0_3F59_4ddf_BCE3_5EFB5337D3BC"/>
            <w:r>
              <w:rPr>
                <w:b/>
                <w:bCs/>
                <w:sz w:val="22"/>
                <w:szCs w:val="22"/>
              </w:rPr>
              <w:t>flDrAp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Volume,Apothecaries fluid dram</w:t>
            </w:r>
          </w:p>
        </w:tc>
        <w:bookmarkEnd w:id="68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87" w:name="BKM_546C130F_0387_4ab4_95A0_D7735D3A5763"/>
            <w:r>
              <w:rPr>
                <w:b/>
                <w:bCs/>
                <w:sz w:val="22"/>
                <w:szCs w:val="22"/>
              </w:rPr>
              <w:t>flOzAp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Volume,Apothecaries fluid ounce (1 fl oz ap = 8 fl dr ap)</w:t>
            </w:r>
          </w:p>
        </w:tc>
        <w:bookmarkEnd w:id="68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88" w:name="BKM_DF9DDB24_B86D_4928_B39B_DED661803F12"/>
            <w:r>
              <w:rPr>
                <w:b/>
                <w:bCs/>
                <w:sz w:val="22"/>
                <w:szCs w:val="22"/>
              </w:rPr>
              <w:t>usDryPt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Volume,US dry pint (1 pt = 67.2 in3)</w:t>
            </w:r>
          </w:p>
        </w:tc>
        <w:bookmarkEnd w:id="68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89" w:name="BKM_AC2588BD_3425_4cf8_87E2_C9C127EC873E"/>
            <w:r>
              <w:rPr>
                <w:b/>
                <w:bCs/>
                <w:sz w:val="22"/>
                <w:szCs w:val="22"/>
              </w:rPr>
              <w:t>usDryQt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Volume,US dry quart (1 qt = 2 pints)</w:t>
            </w:r>
          </w:p>
        </w:tc>
        <w:bookmarkEnd w:id="68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90" w:name="BKM_B3C68427_E82C_400c_BE91_2AC0EC410BA2"/>
            <w:r>
              <w:rPr>
                <w:b/>
                <w:bCs/>
                <w:sz w:val="22"/>
                <w:szCs w:val="22"/>
              </w:rPr>
              <w:t>usPk</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Volume,US peck (1 pk = 8 qt)</w:t>
            </w:r>
          </w:p>
        </w:tc>
        <w:bookmarkEnd w:id="69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91" w:name="BKM_E98DBC73_094F_442f_81FE_2314EE45C66E"/>
            <w:r>
              <w:rPr>
                <w:b/>
                <w:bCs/>
                <w:sz w:val="22"/>
                <w:szCs w:val="22"/>
              </w:rPr>
              <w:t>usBu</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Volume,US bushel (1 bu = 4 pk)</w:t>
            </w:r>
          </w:p>
        </w:tc>
        <w:bookmarkEnd w:id="69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92" w:name="BKM_B6CC5F95_F198_4122_80AD_449EFCE0CAB2"/>
            <w:r>
              <w:rPr>
                <w:b/>
                <w:bCs/>
                <w:sz w:val="22"/>
                <w:szCs w:val="22"/>
              </w:rPr>
              <w:t>gr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Mass,grain (1 grain = 1/7000 avdp lb) Note: The “grain” is the same in the avoirdupois, troy, and apothecaries units of mass.</w:t>
            </w:r>
          </w:p>
        </w:tc>
        <w:bookmarkEnd w:id="69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93" w:name="BKM_66705A44_FA71_4aaa_88D9_98A01BF9A690"/>
            <w:r>
              <w:rPr>
                <w:b/>
                <w:bCs/>
                <w:sz w:val="22"/>
                <w:szCs w:val="22"/>
              </w:rPr>
              <w:t>avdpDr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Mass,Avoirdupois dram (1 Avdp dr = 27-11/32 gr) Note: The abbreviation “dr” may be used if there is no chance of confusing the avoirdupois dram with the troy or apothecaries dram.</w:t>
            </w:r>
          </w:p>
        </w:tc>
        <w:bookmarkEnd w:id="69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94" w:name="BKM_305BA893_863B_43c6_9972_1A198042561B"/>
            <w:r>
              <w:rPr>
                <w:b/>
                <w:bCs/>
                <w:sz w:val="22"/>
                <w:szCs w:val="22"/>
              </w:rPr>
              <w:t>avdpOz</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Mass,Avoirdupois ounce (1 Avdp oz = 16 Avdp dr) Note: The abbreviation “oz” may be used if there is no chance of confusing the avoirdupois ounce with the troy or apothecaries ounce.</w:t>
            </w:r>
          </w:p>
        </w:tc>
        <w:bookmarkEnd w:id="69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95" w:name="BKM_A680124E_941F_4a98_8822_9CAB874080C7"/>
            <w:r>
              <w:rPr>
                <w:b/>
                <w:bCs/>
                <w:sz w:val="22"/>
                <w:szCs w:val="22"/>
              </w:rPr>
              <w:t>avdpLb</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Mass,Avoirdupois pound (1 lb = 16 oz) Note: Although the term “pound” is commonly used in many countries simply as “pound (lb)”, the historical term “avoirdupois” is added to provide context and distinguish it in this setting from the troy and apothecaries systems of measure which use the same names. The abbreviation “lb” may be used instead of “avdp lb” if no confusion is possible with the pound named in these other systems.</w:t>
            </w:r>
          </w:p>
        </w:tc>
        <w:bookmarkEnd w:id="69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96" w:name="BKM_AFED89FF_0A3C_4f4a_B7C0_27CB38D34612"/>
            <w:r>
              <w:rPr>
                <w:b/>
                <w:bCs/>
                <w:sz w:val="22"/>
                <w:szCs w:val="22"/>
              </w:rPr>
              <w:t>shortCwt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Mass,Avoirdupois hundredweight (1 cwt = 100 lbs)</w:t>
            </w:r>
          </w:p>
        </w:tc>
        <w:bookmarkEnd w:id="69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97" w:name="BKM_17B733B1_8DEA_4406_821A_CBB3C4BCB878"/>
            <w:r>
              <w:rPr>
                <w:b/>
                <w:bCs/>
                <w:sz w:val="22"/>
                <w:szCs w:val="22"/>
              </w:rPr>
              <w:t>shortTon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Mass,Avoirdupois ton (1 short ton = 2000 lbs)</w:t>
            </w:r>
          </w:p>
        </w:tc>
        <w:bookmarkEnd w:id="69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98" w:name="BKM_B320FA26_81F2_43e8_8C0E_84705826B3D7"/>
            <w:r>
              <w:rPr>
                <w:b/>
                <w:bCs/>
                <w:sz w:val="22"/>
                <w:szCs w:val="22"/>
              </w:rPr>
              <w:t>longCwt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Mass,Avoirdupois gross or long hundredweight (1 long cwt = 112 lbs)</w:t>
            </w:r>
          </w:p>
        </w:tc>
        <w:bookmarkEnd w:id="69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699" w:name="BKM_01C5F4C0_348F_4c8f_B6CC_1975E09ED45F"/>
            <w:r>
              <w:rPr>
                <w:b/>
                <w:bCs/>
                <w:sz w:val="22"/>
                <w:szCs w:val="22"/>
              </w:rPr>
              <w:t>longTon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Mass,Avoirdupois gross or long ton (1 long ton = 20 long cwt)</w:t>
            </w:r>
          </w:p>
        </w:tc>
        <w:bookmarkEnd w:id="69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00" w:name="BKM_54EC29D3_F4EF_4607_A45F_690CECA9B3E5"/>
            <w:r>
              <w:rPr>
                <w:b/>
                <w:bCs/>
                <w:sz w:val="22"/>
                <w:szCs w:val="22"/>
              </w:rPr>
              <w:t>dwt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Mass,Troy pennyweight (1 dwt = 24 grains)</w:t>
            </w:r>
          </w:p>
        </w:tc>
        <w:bookmarkEnd w:id="70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01" w:name="BKM_5151750A_176F_4458_9B8C_73797499004D"/>
            <w:r>
              <w:rPr>
                <w:b/>
                <w:bCs/>
                <w:sz w:val="22"/>
                <w:szCs w:val="22"/>
              </w:rPr>
              <w:t>ozT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Mass,Troy ounce (1 oz t = 20 dwt)</w:t>
            </w:r>
          </w:p>
        </w:tc>
        <w:bookmarkEnd w:id="70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02" w:name="BKM_5EB04891_262D_496d_81E3_0061ACE9A2DF"/>
            <w:r>
              <w:rPr>
                <w:b/>
                <w:bCs/>
                <w:sz w:val="22"/>
                <w:szCs w:val="22"/>
              </w:rPr>
              <w:t>lbT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Mass,Troy pound (1 lb t = 12 oz t)</w:t>
            </w:r>
          </w:p>
        </w:tc>
        <w:bookmarkEnd w:id="70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03" w:name="BKM_29278B38_A21A_4dbd_9109_96BDAE6BFAA7"/>
            <w:r>
              <w:rPr>
                <w:b/>
                <w:bCs/>
                <w:sz w:val="22"/>
                <w:szCs w:val="22"/>
              </w:rPr>
              <w:t>sAp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Mass,Apothecaries scruple (1 s ap = 20 grains)</w:t>
            </w:r>
          </w:p>
        </w:tc>
        <w:bookmarkEnd w:id="70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04" w:name="BKM_F9AB585D_BF0E_4bac_A9B5_F18888EB6F27"/>
            <w:r>
              <w:rPr>
                <w:b/>
                <w:bCs/>
                <w:sz w:val="22"/>
                <w:szCs w:val="22"/>
              </w:rPr>
              <w:t>drAp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Mass,Apothecaries dram (1 dr ap = 3 s ap)</w:t>
            </w:r>
          </w:p>
        </w:tc>
        <w:bookmarkEnd w:id="70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05" w:name="BKM_4456B55E_1395_4c5c_9B69_1E7A226ED074"/>
            <w:r>
              <w:rPr>
                <w:b/>
                <w:bCs/>
                <w:sz w:val="22"/>
                <w:szCs w:val="22"/>
              </w:rPr>
              <w:t>ozAp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Mass,Apothecaries ounce (1 oz ap = 8 dr ap)</w:t>
            </w:r>
          </w:p>
        </w:tc>
        <w:bookmarkEnd w:id="70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06" w:name="BKM_46656FBD_C5CB_4a16_9303_841F0729437A"/>
            <w:r>
              <w:rPr>
                <w:b/>
                <w:bCs/>
                <w:sz w:val="22"/>
                <w:szCs w:val="22"/>
              </w:rPr>
              <w:t>lbAp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Mass,Apothecaries pound (1 lp ap = 12 oz ap)</w:t>
            </w:r>
          </w:p>
        </w:tc>
        <w:bookmarkEnd w:id="70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07" w:name="BKM_5E232BED_F722_4971_8B21_7A1B551F1277"/>
            <w:r>
              <w:rPr>
                <w:b/>
                <w:bCs/>
                <w:sz w:val="22"/>
                <w:szCs w:val="22"/>
              </w:rPr>
              <w:t>mpgImp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Fuel economy,mile per imperial gallon</w:t>
            </w:r>
          </w:p>
        </w:tc>
        <w:bookmarkEnd w:id="70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08" w:name="BKM_89B4BA53_A5B5_449b_BAC1_3C8678C671FE"/>
            <w:r>
              <w:rPr>
                <w:b/>
                <w:bCs/>
                <w:sz w:val="22"/>
                <w:szCs w:val="22"/>
              </w:rPr>
              <w:t>mpgUS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Fuel economy,mile per US gallon</w:t>
            </w:r>
          </w:p>
        </w:tc>
        <w:bookmarkEnd w:id="70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09" w:name="BKM_D5E17F26_5080_42c5_8C26_E64822343899"/>
            <w:r>
              <w:rPr>
                <w:b/>
                <w:bCs/>
                <w:sz w:val="22"/>
                <w:szCs w:val="22"/>
              </w:rPr>
              <w:t>mPGeUS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Fuel economy,mile per US gallon equivalent</w:t>
            </w:r>
          </w:p>
        </w:tc>
        <w:bookmarkEnd w:id="70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10" w:name="BKM_3AC44996_3370_4893_AB74_EEF39FB82FAD"/>
            <w:r>
              <w:rPr>
                <w:b/>
                <w:bCs/>
                <w:sz w:val="22"/>
                <w:szCs w:val="22"/>
              </w:rPr>
              <w:t>lPer100km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Fuel economy,</w:t>
            </w:r>
            <w:del w:id="711" w:author="" w:date="2012-07-19T14:28:00Z">
              <w:r w:rsidDel="00F70E0B">
                <w:rPr>
                  <w:i/>
                  <w:iCs/>
                  <w:sz w:val="22"/>
                  <w:szCs w:val="22"/>
                </w:rPr>
                <w:delText>litre</w:delText>
              </w:r>
            </w:del>
            <w:ins w:id="712" w:author="" w:date="2012-07-19T14:28:00Z">
              <w:r w:rsidR="00F70E0B">
                <w:rPr>
                  <w:i/>
                  <w:iCs/>
                  <w:sz w:val="22"/>
                  <w:szCs w:val="22"/>
                </w:rPr>
                <w:t>liter</w:t>
              </w:r>
            </w:ins>
            <w:r>
              <w:rPr>
                <w:i/>
                <w:iCs/>
                <w:sz w:val="22"/>
                <w:szCs w:val="22"/>
              </w:rPr>
              <w:t xml:space="preserve"> per 100 km</w:t>
            </w:r>
          </w:p>
        </w:tc>
        <w:bookmarkEnd w:id="71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13" w:name="BKM_2EE0553C_4602_4aa0_8073_26FDCB6D75FB"/>
            <w:r>
              <w:rPr>
                <w:b/>
                <w:bCs/>
                <w:sz w:val="22"/>
                <w:szCs w:val="22"/>
              </w:rPr>
              <w:t>wHPerMi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sz w:val="22"/>
                <w:szCs w:val="22"/>
              </w:rPr>
              <w:t>Fuel economy,</w:t>
            </w:r>
            <w:del w:id="714" w:author="" w:date="2012-07-19T14:29:00Z">
              <w:r w:rsidDel="008913B2">
                <w:rPr>
                  <w:sz w:val="22"/>
                  <w:szCs w:val="22"/>
                </w:rPr>
                <w:delText>killo</w:delText>
              </w:r>
            </w:del>
            <w:r>
              <w:rPr>
                <w:sz w:val="22"/>
                <w:szCs w:val="22"/>
              </w:rPr>
              <w:t>watt-hour per mile (Note: users must supply the “k” prefix to create “kWh/mi”)</w:t>
            </w:r>
          </w:p>
        </w:tc>
        <w:bookmarkEnd w:id="71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15" w:name="BKM_557B56E5_F2A5_438c_8650_A67A1877463D"/>
            <w:r>
              <w:rPr>
                <w:b/>
                <w:bCs/>
                <w:sz w:val="22"/>
                <w:szCs w:val="22"/>
              </w:rPr>
              <w:t>wHPer100Mi</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sz w:val="22"/>
                <w:szCs w:val="22"/>
              </w:rPr>
              <w:t>Fuel economy,</w:t>
            </w:r>
            <w:del w:id="716" w:author="" w:date="2012-07-19T14:30:00Z">
              <w:r w:rsidDel="008913B2">
                <w:rPr>
                  <w:sz w:val="22"/>
                  <w:szCs w:val="22"/>
                </w:rPr>
                <w:delText>kilo</w:delText>
              </w:r>
            </w:del>
            <w:r>
              <w:rPr>
                <w:sz w:val="22"/>
                <w:szCs w:val="22"/>
              </w:rPr>
              <w:t>watt-hour per 100 mile (Note: users must supply the “k” prefix to create “kWh/(100 mi)”)</w:t>
            </w:r>
          </w:p>
        </w:tc>
        <w:bookmarkEnd w:id="71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17" w:name="BKM_80F5E819_813F_403f_8ABB_18C10034053F"/>
            <w:r>
              <w:rPr>
                <w:b/>
                <w:bCs/>
                <w:sz w:val="22"/>
                <w:szCs w:val="22"/>
              </w:rPr>
              <w:t>degF</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Temperature,degrees Fahrenheit</w:t>
            </w:r>
          </w:p>
        </w:tc>
        <w:bookmarkEnd w:id="71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18" w:name="BKM_0706E5E4_AB34_4c29_BAE5_303596F107A0"/>
            <w:r>
              <w:rPr>
                <w:b/>
                <w:bCs/>
                <w:sz w:val="22"/>
                <w:szCs w:val="22"/>
              </w:rPr>
              <w:t>erg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Energy,erg (1 erg = 10-7 J)</w:t>
            </w:r>
          </w:p>
        </w:tc>
        <w:bookmarkEnd w:id="71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19" w:name="BKM_8DC70585_184C_4d8b_A9FD_155F32A08695"/>
            <w:r>
              <w:rPr>
                <w:b/>
                <w:bCs/>
                <w:sz w:val="22"/>
                <w:szCs w:val="22"/>
              </w:rPr>
              <w:t>dyn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Force,dyne (1 dyn = 10-5 N)</w:t>
            </w:r>
          </w:p>
        </w:tc>
        <w:bookmarkEnd w:id="71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20" w:name="BKM_7CE0942C_DCC3_4e2e_AEE7_D2EC2076D712"/>
            <w:r>
              <w:rPr>
                <w:b/>
                <w:bCs/>
                <w:sz w:val="22"/>
                <w:szCs w:val="22"/>
              </w:rPr>
              <w:t>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Dynamic viscosity,poise (1 P = 0.1 Pa s)</w:t>
            </w:r>
          </w:p>
        </w:tc>
        <w:bookmarkEnd w:id="72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21" w:name="BKM_7B22B92D_1041_47cf_84EE_733036AB938E"/>
            <w:r>
              <w:rPr>
                <w:b/>
                <w:bCs/>
                <w:sz w:val="22"/>
                <w:szCs w:val="22"/>
              </w:rPr>
              <w:t>st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Kinematic viscosity,stokes (1 St = 1 cm2/s)</w:t>
            </w:r>
          </w:p>
        </w:tc>
        <w:bookmarkEnd w:id="72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22" w:name="BKM_27FDAE8D_3FD5_49e5_8A3B_146DF2ADD620"/>
            <w:r>
              <w:rPr>
                <w:b/>
                <w:bCs/>
                <w:sz w:val="22"/>
                <w:szCs w:val="22"/>
              </w:rPr>
              <w:t>sb</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Luminance,stilb (1 sb = 104 cd/m2)</w:t>
            </w:r>
          </w:p>
        </w:tc>
        <w:bookmarkEnd w:id="72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23" w:name="BKM_A15DCBB3_0C6B_48d8_88CF_BECCB54D9CB4"/>
            <w:r>
              <w:rPr>
                <w:b/>
                <w:bCs/>
                <w:sz w:val="22"/>
                <w:szCs w:val="22"/>
              </w:rPr>
              <w:t>ph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Illuminance,phot (1 ph = 104 lx)</w:t>
            </w:r>
          </w:p>
        </w:tc>
        <w:bookmarkEnd w:id="72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24" w:name="BKM_2B7C77E9_33B6_4da5_8BCD_8880074783CA"/>
            <w:r>
              <w:rPr>
                <w:b/>
                <w:bCs/>
                <w:sz w:val="22"/>
                <w:szCs w:val="22"/>
              </w:rPr>
              <w:t>gal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Acceleration,gal (1 Gal = 10-2 m s-2) Note: This “Gal” is an abbreviation for “Galileo” not “gallon”</w:t>
            </w:r>
          </w:p>
        </w:tc>
        <w:bookmarkEnd w:id="72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25" w:name="BKM_1D0CFED6_C751_4375_B949_A55B08D51C73"/>
            <w:r>
              <w:rPr>
                <w:b/>
                <w:bCs/>
                <w:sz w:val="22"/>
                <w:szCs w:val="22"/>
              </w:rPr>
              <w:t>mx</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Magnetic flux,Maxwell (1 Mx = 10-8 Wb)</w:t>
            </w:r>
          </w:p>
        </w:tc>
        <w:bookmarkEnd w:id="72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26" w:name="BKM_7E34E42F_9885_49b0_B4B2_1AF5C00175AD"/>
            <w:r>
              <w:rPr>
                <w:b/>
                <w:bCs/>
                <w:sz w:val="22"/>
                <w:szCs w:val="22"/>
              </w:rPr>
              <w:t>gauss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Magnetic flux density,Gauss (1 G = 10-4 T)</w:t>
            </w:r>
          </w:p>
        </w:tc>
        <w:bookmarkEnd w:id="72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27" w:name="BKM_4C2A0E29_1D4B_423a_8804_47C98B2D9825"/>
            <w:bookmarkEnd w:id="727"/>
            <w:r>
              <w:rPr>
                <w:b/>
                <w:bCs/>
                <w:sz w:val="22"/>
                <w:szCs w:val="22"/>
              </w:rPr>
              <w:t>oe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Magnetic field,Œrsted (1 Oe = (103/4p) A/m)</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728" w:name="BKM_0D3AB758_5AAB_4e04_A4E5_423A6F304D96"/>
      <w:bookmarkEnd w:id="728"/>
      <w:r w:rsidRPr="00FA49F7">
        <w:rPr>
          <w:sz w:val="25"/>
          <w:szCs w:val="24"/>
          <w:u w:val="none"/>
          <w:shd w:val="clear" w:color="auto" w:fill="auto"/>
        </w:rPr>
        <w:t>UsagePoint</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Logical point on a network at which consumption or production is either physically measured (e.g. metered) or estimated (e.g. unmetered street lights).</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729" w:name="BKM_869F066F_622E_4895_BADD_A3BC5CE009BD"/>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name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The name is any free human readable and possibly non unique text naming the object.</w:t>
            </w:r>
          </w:p>
          <w:p w:rsidR="00996343" w:rsidRDefault="00996343" w:rsidP="000778EA">
            <w:pPr>
              <w:spacing w:before="20" w:after="20"/>
              <w:rPr>
                <w:sz w:val="22"/>
                <w:szCs w:val="22"/>
              </w:rPr>
            </w:pPr>
          </w:p>
        </w:tc>
        <w:bookmarkEnd w:id="72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30" w:name="BKM_B96C481D_3FD4_42a7_A873_60714EF12B22"/>
            <w:r>
              <w:rPr>
                <w:b/>
                <w:bCs/>
                <w:sz w:val="22"/>
                <w:szCs w:val="22"/>
              </w:rPr>
              <w:t>description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 xml:space="preserve">A human readable description of the object. </w:t>
            </w:r>
          </w:p>
        </w:tc>
        <w:bookmarkEnd w:id="73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31" w:name="BKM_A5A4496C_BCD7_41d6_9B86_4BB86210045B"/>
            <w:r>
              <w:rPr>
                <w:b/>
                <w:bCs/>
                <w:sz w:val="22"/>
                <w:szCs w:val="22"/>
              </w:rPr>
              <w:t>status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Status of this UsagePoint:</w:t>
            </w:r>
          </w:p>
          <w:p w:rsidR="00996343" w:rsidRDefault="00996343" w:rsidP="000778EA">
            <w:pPr>
              <w:spacing w:before="20" w:after="20"/>
              <w:rPr>
                <w:sz w:val="22"/>
                <w:szCs w:val="22"/>
              </w:rPr>
            </w:pPr>
            <w:r>
              <w:rPr>
                <w:sz w:val="22"/>
                <w:szCs w:val="22"/>
              </w:rPr>
              <w:t>0 - Off</w:t>
            </w:r>
          </w:p>
          <w:p w:rsidR="00996343" w:rsidRDefault="00996343" w:rsidP="000778EA">
            <w:pPr>
              <w:spacing w:before="20" w:after="20"/>
              <w:rPr>
                <w:sz w:val="22"/>
                <w:szCs w:val="22"/>
              </w:rPr>
            </w:pPr>
            <w:r>
              <w:rPr>
                <w:sz w:val="22"/>
                <w:szCs w:val="22"/>
              </w:rPr>
              <w:t>1 - On</w:t>
            </w:r>
          </w:p>
        </w:tc>
        <w:bookmarkEnd w:id="73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32" w:name="BKM_7DE314EC_138E_4a08_8B9E_92C564AC879E"/>
            <w:bookmarkEnd w:id="732"/>
            <w:r>
              <w:rPr>
                <w:b/>
                <w:bCs/>
                <w:sz w:val="22"/>
                <w:szCs w:val="22"/>
              </w:rPr>
              <w:t>roleFlags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RoleFlags</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set of roles pertinant to this UsagePoint</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733" w:name="BKM_6979064B_AA92_4e83_81D4_E4C9D9C8282F"/>
      <w:bookmarkEnd w:id="733"/>
      <w:r w:rsidRPr="00FA49F7">
        <w:rPr>
          <w:sz w:val="25"/>
          <w:szCs w:val="24"/>
          <w:u w:val="none"/>
          <w:shd w:val="clear" w:color="auto" w:fill="auto"/>
        </w:rPr>
        <w:t>UsageSummary</w:t>
      </w:r>
      <w:r w:rsidRPr="00FA49F7">
        <w:rPr>
          <w:sz w:val="25"/>
          <w:szCs w:val="24"/>
          <w:u w:val="none"/>
          <w:shd w:val="clear" w:color="auto" w:fill="auto"/>
          <w:lang w:val="en-US"/>
        </w:rPr>
        <w:t xml:space="preserve">  </w:t>
      </w:r>
    </w:p>
    <w:p w:rsidR="00996343" w:rsidRDefault="00996343" w:rsidP="00996343">
      <w:pPr>
        <w:pStyle w:val="EA-AttributeLabel"/>
        <w:ind w:firstLine="0"/>
        <w:rPr>
          <w:color w:val="000000"/>
          <w:shd w:val="clear" w:color="auto" w:fill="auto"/>
          <w:lang w:val="en-US"/>
        </w:rPr>
      </w:pPr>
      <w:r>
        <w:rPr>
          <w:color w:val="000000"/>
          <w:shd w:val="clear" w:color="auto" w:fill="auto"/>
          <w:lang w:val="en-US"/>
        </w:rPr>
        <w:t>Summary of usage for a billing period</w:t>
      </w:r>
    </w:p>
    <w:p w:rsidR="00996343" w:rsidRDefault="00996343" w:rsidP="00996343">
      <w:pPr>
        <w:pStyle w:val="EA-AttributeLabel"/>
        <w:ind w:firstLine="0"/>
        <w:rPr>
          <w:b w:val="0"/>
          <w:bCs w:val="0"/>
          <w:i w:val="0"/>
          <w:iCs w:val="0"/>
          <w:color w:val="000000"/>
          <w:shd w:val="clear" w:color="auto" w:fill="auto"/>
          <w:lang w:val="en-US"/>
        </w:rPr>
      </w:pPr>
    </w:p>
    <w:p w:rsidR="00996343" w:rsidRDefault="00996343" w:rsidP="00996343">
      <w:pPr>
        <w:pStyle w:val="EA-AttributeLabel"/>
        <w:ind w:firstLine="0"/>
        <w:rPr>
          <w:b w:val="0"/>
          <w:bCs w:val="0"/>
          <w:i w:val="0"/>
          <w:iCs w:val="0"/>
          <w:shd w:val="clear" w:color="auto" w:fill="auto"/>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734" w:name="BKM_38245517_E3C9_44c0_B75B_2D2AC35A6D6C"/>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billingPeriod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DateTimeInterval</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The billing period to which the included measurements apply</w:t>
            </w:r>
          </w:p>
          <w:p w:rsidR="00996343" w:rsidRDefault="00996343" w:rsidP="000778EA">
            <w:pPr>
              <w:spacing w:before="20" w:after="20"/>
              <w:rPr>
                <w:sz w:val="22"/>
                <w:szCs w:val="22"/>
              </w:rPr>
            </w:pPr>
          </w:p>
        </w:tc>
        <w:bookmarkEnd w:id="73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35" w:name="BKM_70005C81_0679_44e1_9ED2_341315849456"/>
            <w:r>
              <w:rPr>
                <w:b/>
                <w:bCs/>
                <w:sz w:val="22"/>
                <w:szCs w:val="22"/>
              </w:rPr>
              <w:t>billLastPeriod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amount of the bill for the previous period</w:t>
            </w:r>
          </w:p>
        </w:tc>
        <w:bookmarkEnd w:id="73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36" w:name="BKM_53AF2A72_C28D_44a1_8997_11E7071E7D99"/>
            <w:r>
              <w:rPr>
                <w:b/>
                <w:bCs/>
                <w:sz w:val="22"/>
                <w:szCs w:val="22"/>
              </w:rPr>
              <w:t>billToDate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bill amount related to the billing period as of the date received</w:t>
            </w:r>
          </w:p>
        </w:tc>
        <w:bookmarkEnd w:id="73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37" w:name="BKM_C646A9D4_869E_459d_8710_EBB850E45946"/>
            <w:r>
              <w:rPr>
                <w:b/>
                <w:bCs/>
                <w:sz w:val="22"/>
                <w:szCs w:val="22"/>
              </w:rPr>
              <w:t>costAdditionalLastPeriod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Float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Additional charges from the last billing period</w:t>
            </w:r>
          </w:p>
        </w:tc>
        <w:bookmarkEnd w:id="73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38" w:name="BKM_627FD3CF_2F36_49a4_AA05_1D0D2BBF6D8E"/>
            <w:r>
              <w:rPr>
                <w:b/>
                <w:bCs/>
                <w:sz w:val="22"/>
                <w:szCs w:val="22"/>
              </w:rPr>
              <w:t>costAdditionalLastPeriodDetail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LineDetail</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Additional charges from the last billing period</w:t>
            </w:r>
          </w:p>
        </w:tc>
        <w:bookmarkEnd w:id="73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39" w:name="BKM_80D512ED_C32C_4e76_9836_642C476B1413"/>
            <w:r>
              <w:rPr>
                <w:b/>
                <w:bCs/>
                <w:sz w:val="22"/>
                <w:szCs w:val="22"/>
              </w:rPr>
              <w:t>currency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Currency</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ISO 4217 code indicating the currency applicable to the bill amounts in the summary. See list at http://www.unece.org/cefact/recommendations/rec09/rec09_ecetrd203.pdf</w:t>
            </w:r>
          </w:p>
        </w:tc>
        <w:bookmarkEnd w:id="73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40" w:name="BKM_784D04AE_BF15_4fc1_9334_7F35CD843BB8"/>
            <w:r>
              <w:rPr>
                <w:b/>
                <w:bCs/>
                <w:sz w:val="22"/>
                <w:szCs w:val="22"/>
              </w:rPr>
              <w:t>currentBillingPeriodOverallConsumption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SummaryMeasurement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total consumption for the billing period</w:t>
            </w:r>
          </w:p>
        </w:tc>
        <w:bookmarkEnd w:id="74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41" w:name="BKM_9D2B9259_3658_4416_AEC6_3E256C7B2042"/>
            <w:r>
              <w:rPr>
                <w:b/>
                <w:bCs/>
                <w:sz w:val="22"/>
                <w:szCs w:val="22"/>
              </w:rPr>
              <w:t>currentDayLastYearNetConsumption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SummaryMeasurement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 xml:space="preserve">The amount of energy consumed one year ago </w:t>
            </w:r>
          </w:p>
          <w:p w:rsidR="00996343" w:rsidRDefault="00996343" w:rsidP="000778EA">
            <w:pPr>
              <w:spacing w:before="20" w:after="20"/>
              <w:rPr>
                <w:sz w:val="22"/>
                <w:szCs w:val="22"/>
              </w:rPr>
            </w:pPr>
          </w:p>
        </w:tc>
        <w:bookmarkEnd w:id="74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42" w:name="BKM_92042E7D_9151_447d_AF2F_73BB45BD8FF5"/>
            <w:r>
              <w:rPr>
                <w:b/>
                <w:bCs/>
                <w:sz w:val="22"/>
                <w:szCs w:val="22"/>
              </w:rPr>
              <w:t>currentDayNetConsumption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SummaryMeasurement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Net consumption for the current day (delivered - received)</w:t>
            </w:r>
          </w:p>
        </w:tc>
        <w:bookmarkEnd w:id="74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43" w:name="BKM_73E64AF4_13D4_4e7b_9885_BE5B0C510E48"/>
            <w:r>
              <w:rPr>
                <w:b/>
                <w:bCs/>
                <w:sz w:val="22"/>
                <w:szCs w:val="22"/>
              </w:rPr>
              <w:t>currentDayOverallConsumption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SummaryMeasurement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Overall energy consumption for the current day</w:t>
            </w:r>
          </w:p>
          <w:p w:rsidR="00996343" w:rsidRDefault="00996343" w:rsidP="000778EA">
            <w:pPr>
              <w:spacing w:before="20" w:after="20"/>
              <w:rPr>
                <w:sz w:val="22"/>
                <w:szCs w:val="22"/>
              </w:rPr>
            </w:pPr>
          </w:p>
        </w:tc>
        <w:bookmarkEnd w:id="74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44" w:name="BKM_5F39F400_C7EC_47c6_9600_D2B55BE4D1DE"/>
            <w:r>
              <w:rPr>
                <w:b/>
                <w:bCs/>
                <w:sz w:val="22"/>
                <w:szCs w:val="22"/>
              </w:rPr>
              <w:t>peakDemand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SummaryMeasurement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Peak demand recorded for the current period</w:t>
            </w:r>
          </w:p>
          <w:p w:rsidR="00996343" w:rsidRDefault="00996343" w:rsidP="000778EA">
            <w:pPr>
              <w:spacing w:before="20" w:after="20"/>
              <w:rPr>
                <w:sz w:val="22"/>
                <w:szCs w:val="22"/>
              </w:rPr>
            </w:pPr>
          </w:p>
        </w:tc>
        <w:bookmarkEnd w:id="74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45" w:name="BKM_429F4323_1382_4d00_99F0_77A01C015A21"/>
            <w:r>
              <w:rPr>
                <w:b/>
                <w:bCs/>
                <w:sz w:val="22"/>
                <w:szCs w:val="22"/>
              </w:rPr>
              <w:t>previousDayLastYearOverallConsumption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SummaryMeasurement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 xml:space="preserve">The amount of energy consumed on the previous day one year ago </w:t>
            </w:r>
          </w:p>
          <w:p w:rsidR="00996343" w:rsidRDefault="00996343" w:rsidP="000778EA">
            <w:pPr>
              <w:spacing w:before="20" w:after="20"/>
              <w:rPr>
                <w:sz w:val="22"/>
                <w:szCs w:val="22"/>
              </w:rPr>
            </w:pPr>
          </w:p>
        </w:tc>
        <w:bookmarkEnd w:id="74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46" w:name="BKM_528580FB_096F_4ff8_BCD1_C0F3326795EB"/>
            <w:r>
              <w:rPr>
                <w:b/>
                <w:bCs/>
                <w:sz w:val="22"/>
                <w:szCs w:val="22"/>
              </w:rPr>
              <w:t>previousDayNetConsumption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SummaryMeasurement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Net consumption for the previous day</w:t>
            </w:r>
          </w:p>
          <w:p w:rsidR="00996343" w:rsidRDefault="00996343" w:rsidP="000778EA">
            <w:pPr>
              <w:spacing w:before="20" w:after="20"/>
              <w:rPr>
                <w:sz w:val="22"/>
                <w:szCs w:val="22"/>
              </w:rPr>
            </w:pPr>
          </w:p>
        </w:tc>
        <w:bookmarkEnd w:id="74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47" w:name="BKM_805F4807_E4A0_4f37_AA4B_AC407904ADFC"/>
            <w:r>
              <w:rPr>
                <w:b/>
                <w:bCs/>
                <w:sz w:val="22"/>
                <w:szCs w:val="22"/>
              </w:rPr>
              <w:t>previousDayOverallConsumption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SummaryMeasurement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The total consumption for the previous day</w:t>
            </w:r>
          </w:p>
          <w:p w:rsidR="00996343" w:rsidRDefault="00996343" w:rsidP="000778EA">
            <w:pPr>
              <w:spacing w:before="20" w:after="20"/>
              <w:rPr>
                <w:sz w:val="22"/>
                <w:szCs w:val="22"/>
              </w:rPr>
            </w:pPr>
          </w:p>
        </w:tc>
        <w:bookmarkEnd w:id="74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48" w:name="BKM_A670D01C_9317_4985_BAF8_D300D0F0167D"/>
            <w:r>
              <w:rPr>
                <w:b/>
                <w:bCs/>
                <w:sz w:val="22"/>
                <w:szCs w:val="22"/>
              </w:rPr>
              <w:t>qualityOfReading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SummaryQuality</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Indication of the quality of the summary readings</w:t>
            </w:r>
          </w:p>
        </w:tc>
        <w:bookmarkEnd w:id="74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49" w:name="BKM_6973C11F_864F_4e90_B484_1D5A38544434"/>
            <w:r>
              <w:rPr>
                <w:b/>
                <w:bCs/>
                <w:sz w:val="22"/>
                <w:szCs w:val="22"/>
              </w:rPr>
              <w:t>ratchetDemand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SummaryMeasurement</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The current ratchet demand value for the ratchet demand period</w:t>
            </w:r>
          </w:p>
          <w:p w:rsidR="00996343" w:rsidRDefault="00996343" w:rsidP="000778EA">
            <w:pPr>
              <w:spacing w:before="20" w:after="20"/>
              <w:rPr>
                <w:sz w:val="22"/>
                <w:szCs w:val="22"/>
              </w:rPr>
            </w:pPr>
          </w:p>
        </w:tc>
        <w:bookmarkEnd w:id="74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50" w:name="BKM_04413E6E_F097_4195_A4AF_FACF05E51FAF"/>
            <w:bookmarkEnd w:id="750"/>
            <w:r>
              <w:rPr>
                <w:b/>
                <w:bCs/>
                <w:sz w:val="22"/>
                <w:szCs w:val="22"/>
              </w:rPr>
              <w:t>ratchetDemandPeriod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DateTimeInterval</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The period over which the ratchet demand applies</w:t>
            </w:r>
          </w:p>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751" w:name="BKM_8ECC26D6_1D49_4eda_8752_ADD3EC45F421"/>
      <w:bookmarkEnd w:id="751"/>
      <w:r w:rsidRPr="00FA49F7">
        <w:rPr>
          <w:sz w:val="25"/>
          <w:szCs w:val="24"/>
          <w:u w:val="none"/>
          <w:shd w:val="clear" w:color="auto" w:fill="auto"/>
        </w:rPr>
        <w:t>RoleFlags</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Describe</w:t>
      </w:r>
      <w:del w:id="752" w:author="" w:date="2012-07-19T14:40:00Z">
        <w:r w:rsidRPr="00FA49F7" w:rsidDel="00486C2F">
          <w:rPr>
            <w:rFonts w:ascii="Arial" w:hAnsi="Arial" w:cs="Arial"/>
            <w:i/>
            <w:iCs/>
            <w:sz w:val="25"/>
            <w:szCs w:val="24"/>
          </w:rPr>
          <w:delText>s</w:delText>
        </w:r>
      </w:del>
      <w:r w:rsidRPr="00FA49F7">
        <w:rPr>
          <w:rFonts w:ascii="Arial" w:hAnsi="Arial" w:cs="Arial"/>
          <w:i/>
          <w:iCs/>
          <w:sz w:val="25"/>
          <w:szCs w:val="24"/>
        </w:rPr>
        <w:t xml:space="preserve"> a set of specific communication or physical attributes that the associated UsagePoint may have. The term RoleFlags in this specific case pertains to the application-specific nature of the UsagePoint. More than one of these flags can be true for any UsagePoint.</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753" w:name="BKM_E4EFABD0_57E5_4908_9A8B_9BF5993F8EF7"/>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isDC</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boolean</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Is direct current (DC) rather than alternating current (AC)</w:t>
            </w:r>
          </w:p>
        </w:tc>
        <w:bookmarkEnd w:id="75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54" w:name="BKM_81A1C177_5C65_4f7e_89D3_DAF153A3594F"/>
            <w:r>
              <w:rPr>
                <w:b/>
                <w:bCs/>
                <w:sz w:val="22"/>
                <w:szCs w:val="22"/>
              </w:rPr>
              <w:t>isDER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boolean</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Is a DER point</w:t>
            </w:r>
          </w:p>
        </w:tc>
        <w:bookmarkEnd w:id="75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55" w:name="BKM_FE7461D7_1336_4b2d_9C1A_514189615256"/>
            <w:r>
              <w:rPr>
                <w:b/>
                <w:bCs/>
                <w:sz w:val="22"/>
                <w:szCs w:val="22"/>
              </w:rPr>
              <w:t>isMirror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boolean</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Represents a copy or mirror of an original UsagePoint</w:t>
            </w:r>
          </w:p>
        </w:tc>
        <w:bookmarkEnd w:id="75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56" w:name="BKM_A5DC1385_3616_4a63_9FCC_DBB51119C5CF"/>
            <w:r>
              <w:rPr>
                <w:b/>
                <w:bCs/>
                <w:sz w:val="22"/>
                <w:szCs w:val="22"/>
              </w:rPr>
              <w:t>isOneway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boolean</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Device is a one-way communications device that can only transmit its information and cannot receive.</w:t>
            </w:r>
          </w:p>
        </w:tc>
        <w:bookmarkEnd w:id="75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57" w:name="BKM_66FB072B_EB73_411a_9AD9_B63CED64A18C"/>
            <w:r>
              <w:rPr>
                <w:b/>
                <w:bCs/>
                <w:sz w:val="22"/>
                <w:szCs w:val="22"/>
              </w:rPr>
              <w:t>isPEV</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boolean</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Is a PEV Usage Point</w:t>
            </w:r>
          </w:p>
        </w:tc>
        <w:bookmarkEnd w:id="75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58" w:name="BKM_A2C19C7D_0D46_46da_B560_17B261E68B2B"/>
            <w:r>
              <w:rPr>
                <w:b/>
                <w:bCs/>
                <w:sz w:val="22"/>
                <w:szCs w:val="22"/>
              </w:rPr>
              <w:t>isPremiseAggregationPoint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boolean</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This UsagePoint aggregates the contributions of other UsagePoints in the premise</w:t>
            </w:r>
          </w:p>
        </w:tc>
        <w:bookmarkEnd w:id="75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59" w:name="BKM_C1920E6B_0464_4ebb_A708_17996287D68E"/>
            <w:bookmarkEnd w:id="759"/>
            <w:r>
              <w:rPr>
                <w:b/>
                <w:bCs/>
                <w:sz w:val="22"/>
                <w:szCs w:val="22"/>
              </w:rPr>
              <w:t>isRevenueQuality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boolean</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Is revenue quality.</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760" w:name="BKM_5BE14CC8_F5D1_4677_8239_955933CCC630"/>
      <w:bookmarkEnd w:id="760"/>
      <w:r w:rsidRPr="00FA49F7">
        <w:rPr>
          <w:sz w:val="25"/>
          <w:szCs w:val="24"/>
          <w:u w:val="none"/>
          <w:shd w:val="clear" w:color="auto" w:fill="auto"/>
        </w:rPr>
        <w:t>LineDetail</w:t>
      </w:r>
      <w:r w:rsidRPr="00FA49F7">
        <w:rPr>
          <w:sz w:val="25"/>
          <w:szCs w:val="24"/>
          <w:u w:val="none"/>
          <w:shd w:val="clear" w:color="auto" w:fill="auto"/>
          <w:lang w:val="en-US"/>
        </w:rPr>
        <w:t xml:space="preserve">  </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Details on an amount line, with rounding, date and note.</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761" w:name="BKM_70BAF500_3C22_48cc_98F0_4ED38C0A4B3E"/>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amount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Money</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Amount for this line item.</w:t>
            </w:r>
          </w:p>
        </w:tc>
        <w:bookmarkEnd w:id="76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62" w:name="BKM_174ABABE_C74F_4683_BDC3_BF78EAFFC3B4"/>
            <w:r>
              <w:rPr>
                <w:b/>
                <w:bCs/>
                <w:sz w:val="22"/>
                <w:szCs w:val="22"/>
              </w:rPr>
              <w:t>rounding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Money</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Totali</w:t>
            </w:r>
            <w:del w:id="763" w:author="" w:date="2012-07-19T14:30:00Z">
              <w:r w:rsidDel="008913B2">
                <w:rPr>
                  <w:i/>
                  <w:iCs/>
                  <w:sz w:val="22"/>
                  <w:szCs w:val="22"/>
                </w:rPr>
                <w:delText>s</w:delText>
              </w:r>
            </w:del>
            <w:ins w:id="764" w:author="" w:date="2012-07-19T14:30:00Z">
              <w:r w:rsidR="008913B2">
                <w:rPr>
                  <w:i/>
                  <w:iCs/>
                  <w:sz w:val="22"/>
                  <w:szCs w:val="22"/>
                </w:rPr>
                <w:t>z</w:t>
              </w:r>
            </w:ins>
            <w:r>
              <w:rPr>
                <w:i/>
                <w:iCs/>
                <w:sz w:val="22"/>
                <w:szCs w:val="22"/>
              </w:rPr>
              <w:t>ed monetary value of all errors due to process rounding or truncating that is not reflected in 'amount'.</w:t>
            </w:r>
          </w:p>
        </w:tc>
        <w:bookmarkEnd w:id="76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65" w:name="BKM_B5193FB2_406B_43fc_9A24_90A84FB8C7C9"/>
            <w:r>
              <w:rPr>
                <w:b/>
                <w:bCs/>
                <w:sz w:val="22"/>
                <w:szCs w:val="22"/>
              </w:rPr>
              <w:t>dateTime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DateTime</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Date and time when this line was created in the application process.</w:t>
            </w:r>
          </w:p>
          <w:p w:rsidR="00996343" w:rsidRDefault="00996343" w:rsidP="000778EA">
            <w:pPr>
              <w:spacing w:before="20" w:after="20"/>
              <w:rPr>
                <w:sz w:val="22"/>
                <w:szCs w:val="22"/>
              </w:rPr>
            </w:pPr>
          </w:p>
        </w:tc>
        <w:bookmarkEnd w:id="76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66" w:name="BKM_0D4BF5CB_FDCC_4204_BFE8_939EDCD08EAF"/>
            <w:bookmarkEnd w:id="766"/>
            <w:r>
              <w:rPr>
                <w:b/>
                <w:bCs/>
                <w:sz w:val="22"/>
                <w:szCs w:val="22"/>
              </w:rPr>
              <w:t>note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String</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Free format note relevant to this line.</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767" w:name="BKM_80DBF0DD_0EBD_4e62_89E1_BF2CEF3B59BA"/>
      <w:bookmarkEnd w:id="767"/>
      <w:r w:rsidRPr="00FA49F7">
        <w:rPr>
          <w:sz w:val="25"/>
          <w:szCs w:val="24"/>
          <w:u w:val="none"/>
          <w:shd w:val="clear" w:color="auto" w:fill="auto"/>
        </w:rPr>
        <w:t>ReadingInterharmonic</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«Compound»</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Interharmonics are represented as a rational number 'numerator' / 'denominator', and harmonics are represented using the same mechanism and identified by 'denominator'=1.</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768" w:name="BKM_7742BFFE_803C_4bbf_B91F_FE668C04F2A2"/>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numerator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Interharmonic numerator. Value 0 means not applicable. Value 1 is used in combination with 'denominator'=2 to represent interharmonic 1/2, and with 'denominator'=1 it represents fundamental frequency. Finally, values greater than 1 indicate the harmonic of that order (e.g., 'numerator'=5 is the fifth harmonic).</w:t>
            </w:r>
          </w:p>
          <w:p w:rsidR="00996343" w:rsidRDefault="00996343" w:rsidP="000778EA">
            <w:pPr>
              <w:spacing w:before="20" w:after="20"/>
              <w:rPr>
                <w:sz w:val="22"/>
                <w:szCs w:val="22"/>
              </w:rPr>
            </w:pPr>
          </w:p>
        </w:tc>
        <w:bookmarkEnd w:id="76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69" w:name="BKM_49AC48A8_C21C_4f72_A178_D6F5B3ED0F43"/>
            <w:bookmarkEnd w:id="769"/>
            <w:r>
              <w:rPr>
                <w:b/>
                <w:bCs/>
                <w:sz w:val="22"/>
                <w:szCs w:val="22"/>
              </w:rPr>
              <w:t>denominator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Interharmonic denominator. Value 0 means not applicable. Value 2 is used in combination with 'numerator'=1 to represent interharmonic 1/2. Finally, value 1 indicates the harmonic of the order specified with 'numerator'.</w:t>
            </w:r>
          </w:p>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770" w:name="BKM_55480F31_7DA3_4c2d_A240_0A31C3271DE6"/>
      <w:bookmarkEnd w:id="770"/>
      <w:r w:rsidRPr="00FA49F7">
        <w:rPr>
          <w:sz w:val="25"/>
          <w:szCs w:val="24"/>
          <w:u w:val="none"/>
          <w:shd w:val="clear" w:color="auto" w:fill="auto"/>
        </w:rPr>
        <w:t>RationalNumber</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«Compound»</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Rational number = 'numerator' / 'denominator'.</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771" w:name="BKM_FDE93DE3_8CB5_447a_8501_F904B30B9C93"/>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numerator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Numerator.</w:t>
            </w:r>
          </w:p>
          <w:p w:rsidR="00996343" w:rsidRDefault="00996343" w:rsidP="000778EA">
            <w:pPr>
              <w:spacing w:before="20" w:after="20"/>
              <w:rPr>
                <w:sz w:val="22"/>
                <w:szCs w:val="22"/>
              </w:rPr>
            </w:pPr>
          </w:p>
        </w:tc>
        <w:bookmarkEnd w:id="77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72" w:name="BKM_145A5952_26F7_4fd2_9E3E_2176EC9E136E"/>
            <w:bookmarkEnd w:id="772"/>
            <w:r>
              <w:rPr>
                <w:b/>
                <w:bCs/>
                <w:sz w:val="22"/>
                <w:szCs w:val="22"/>
              </w:rPr>
              <w:t>denominator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Integer</w:t>
            </w: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i/>
                <w:iCs/>
                <w:sz w:val="22"/>
                <w:szCs w:val="22"/>
              </w:rPr>
            </w:pPr>
            <w:r>
              <w:rPr>
                <w:i/>
                <w:iCs/>
                <w:sz w:val="22"/>
                <w:szCs w:val="22"/>
              </w:rPr>
              <w:t>Denominator. Value 1 indicates the number is a simple integer.</w:t>
            </w:r>
          </w:p>
          <w:p w:rsidR="00996343" w:rsidRDefault="00996343" w:rsidP="000778EA">
            <w:pPr>
              <w:spacing w:before="20" w:after="20"/>
              <w:rPr>
                <w:sz w:val="22"/>
                <w:szCs w:val="22"/>
              </w:rPr>
            </w:pP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773" w:name="BKM_E90457D7_1D20_4778_B77B_B6BC43EF7749"/>
      <w:bookmarkEnd w:id="773"/>
      <w:r w:rsidRPr="00FA49F7">
        <w:rPr>
          <w:sz w:val="25"/>
          <w:szCs w:val="24"/>
          <w:u w:val="none"/>
          <w:shd w:val="clear" w:color="auto" w:fill="auto"/>
        </w:rPr>
        <w:t>AccumulationKind</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Accumulation behavio</w:t>
      </w:r>
      <w:del w:id="774" w:author="" w:date="2012-07-20T09:53:00Z">
        <w:r w:rsidRPr="00FA49F7" w:rsidDel="00053172">
          <w:rPr>
            <w:rFonts w:ascii="Arial" w:hAnsi="Arial" w:cs="Arial"/>
            <w:i/>
            <w:iCs/>
            <w:sz w:val="25"/>
            <w:szCs w:val="24"/>
          </w:rPr>
          <w:delText>u</w:delText>
        </w:r>
      </w:del>
      <w:r w:rsidRPr="00FA49F7">
        <w:rPr>
          <w:rFonts w:ascii="Arial" w:hAnsi="Arial" w:cs="Arial"/>
          <w:i/>
          <w:iCs/>
          <w:sz w:val="25"/>
          <w:szCs w:val="24"/>
        </w:rPr>
        <w:t>r of a reading over time, usually 'measuringPeriod', to be used with individual endpoints (as opposed to 'macroPeriod' and 'aggregate' that are used to describe aggregations of data from individual endpoints).</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775" w:name="BKM_4084A4C9_9C3E_4cec_9578_E9BFCC6F1C4B"/>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none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Not Applicable, or implied by the unit of measure.</w:t>
            </w:r>
          </w:p>
        </w:tc>
        <w:bookmarkEnd w:id="77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76" w:name="BKM_70333215_0105_47f2_8A11_7821BFEEAFD6"/>
            <w:r>
              <w:rPr>
                <w:b/>
                <w:bCs/>
                <w:sz w:val="22"/>
                <w:szCs w:val="22"/>
              </w:rPr>
              <w:t>bulkQuantity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 xml:space="preserve">A value from a register which represents the bulk quantity of a commodity. This quantity is computed as the integral of the commodity usage rate. This value is typically used as the basis for the dial reading at the meter, and as a result, will roll over upon reaching a maximum dial value. </w:t>
            </w:r>
          </w:p>
          <w:p w:rsidR="00996343" w:rsidRDefault="00996343" w:rsidP="000778EA">
            <w:pPr>
              <w:spacing w:before="20" w:after="20"/>
              <w:rPr>
                <w:sz w:val="22"/>
                <w:szCs w:val="22"/>
              </w:rPr>
            </w:pPr>
            <w:r>
              <w:rPr>
                <w:sz w:val="22"/>
                <w:szCs w:val="22"/>
              </w:rPr>
              <w:t>Note 1: With the metering system, the roll-over behavio</w:t>
            </w:r>
            <w:del w:id="777" w:author="" w:date="2012-07-20T09:53:00Z">
              <w:r w:rsidDel="00053172">
                <w:rPr>
                  <w:sz w:val="22"/>
                  <w:szCs w:val="22"/>
                </w:rPr>
                <w:delText>u</w:delText>
              </w:r>
            </w:del>
            <w:r>
              <w:rPr>
                <w:sz w:val="22"/>
                <w:szCs w:val="22"/>
              </w:rPr>
              <w:t>r typically implies a roll-under behavior so that the value presented is always a positive value (e.g. unsigned integer or positive decimal.) However, when communicating data between enterprise applications a negative value might occur in a case such as net metering.</w:t>
            </w:r>
          </w:p>
          <w:p w:rsidR="00996343" w:rsidRDefault="00996343" w:rsidP="000778EA">
            <w:pPr>
              <w:spacing w:before="20" w:after="20"/>
              <w:rPr>
                <w:sz w:val="22"/>
                <w:szCs w:val="22"/>
              </w:rPr>
            </w:pPr>
            <w:r>
              <w:rPr>
                <w:sz w:val="22"/>
                <w:szCs w:val="22"/>
              </w:rPr>
              <w:t>Note 2: A BulkQuantity refers primarily to the dial reading and not the consumption over a specific period of time.</w:t>
            </w:r>
          </w:p>
        </w:tc>
        <w:bookmarkEnd w:id="77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78" w:name="BKM_9708AAC6_56CA_48bf_8124_C727FBC61FB2"/>
            <w:r>
              <w:rPr>
                <w:b/>
                <w:bCs/>
                <w:sz w:val="22"/>
                <w:szCs w:val="22"/>
              </w:rPr>
              <w:t>continuousCumulative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The sum of the previous billing period values and the present period value. Note: “ContinuousCumulative” is commonly used in conjunction with “demand.” The “ContinuousCumulative Demand” would be the cumulative sum of the previous billing period maximum demand values (as occurring with each demand reset) summed with the present period maximum demand value (which has yet to be reset.)</w:t>
            </w:r>
          </w:p>
        </w:tc>
        <w:bookmarkEnd w:id="77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79" w:name="BKM_0ABBED96_E8DF_4c05_B544_D705CAFAD50E"/>
            <w:r>
              <w:rPr>
                <w:b/>
                <w:bCs/>
                <w:sz w:val="22"/>
                <w:szCs w:val="22"/>
              </w:rPr>
              <w:t>cumulative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 xml:space="preserve">The sum of the previous billing period values. Note: “Cumulative” is commonly used in conjunction with “demand.” Each demand reset causes the maximum demand value for the present billing period (since the last demand reset) to accumulate as an accumulative total of all maximum demands. So instead of “zeroing” the demand register, a demand reset has the affect of adding the present maximum demand to this accumulating total. </w:t>
            </w:r>
          </w:p>
        </w:tc>
        <w:bookmarkEnd w:id="77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80" w:name="BKM_85A8A58B_9F04_4151_952F_AC4F9B6C299A"/>
            <w:r>
              <w:rPr>
                <w:b/>
                <w:bCs/>
                <w:sz w:val="22"/>
                <w:szCs w:val="22"/>
              </w:rPr>
              <w:t>deltaData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 xml:space="preserve">The difference between the value at the end of the prescribed interval and the beginning of the interval. This is used for incremental interval data. </w:t>
            </w:r>
          </w:p>
          <w:p w:rsidR="00996343" w:rsidRDefault="00996343" w:rsidP="000778EA">
            <w:pPr>
              <w:spacing w:before="20" w:after="20"/>
              <w:rPr>
                <w:sz w:val="22"/>
                <w:szCs w:val="22"/>
              </w:rPr>
            </w:pPr>
            <w:r>
              <w:rPr>
                <w:sz w:val="22"/>
                <w:szCs w:val="22"/>
              </w:rPr>
              <w:t>Note: One common application would be for load profile data, another use might be to report the number of events within an interval (such as the number of equipment energizations within the specified period of time.)</w:t>
            </w:r>
          </w:p>
        </w:tc>
        <w:bookmarkEnd w:id="78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81" w:name="BKM_1B78E3A1_2BC8_467b_BE32_C6D331244B31"/>
            <w:r>
              <w:rPr>
                <w:b/>
                <w:bCs/>
                <w:sz w:val="22"/>
                <w:szCs w:val="22"/>
              </w:rPr>
              <w:t>indicating</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 xml:space="preserve">As if a needle is swung out on the meter face to a value to indicate the current value. (Note: An “indicating” value is typically measured over hundreds of milliseconds or greater, or may imply a “pusher” mechanism to capture a value. Compare this to “instantaneous” which is measured over a shorter period of time.) </w:t>
            </w:r>
          </w:p>
        </w:tc>
        <w:bookmarkEnd w:id="78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82" w:name="BKM_C8AC7D9D_135A_438f_8135_571121866917"/>
            <w:r>
              <w:rPr>
                <w:b/>
                <w:bCs/>
                <w:sz w:val="22"/>
                <w:szCs w:val="22"/>
              </w:rPr>
              <w:t>summation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 xml:space="preserve">A form of accumulation which is selective with respect to time. </w:t>
            </w:r>
          </w:p>
          <w:p w:rsidR="00996343" w:rsidRDefault="00996343" w:rsidP="00AD65A6">
            <w:pPr>
              <w:spacing w:before="20" w:after="20"/>
              <w:rPr>
                <w:sz w:val="22"/>
                <w:szCs w:val="22"/>
              </w:rPr>
            </w:pPr>
            <w:r>
              <w:rPr>
                <w:sz w:val="22"/>
                <w:szCs w:val="22"/>
              </w:rPr>
              <w:t>Note</w:t>
            </w:r>
            <w:del w:id="783" w:author="" w:date="2012-07-19T14:01:00Z">
              <w:r w:rsidDel="00AD65A6">
                <w:rPr>
                  <w:sz w:val="22"/>
                  <w:szCs w:val="22"/>
                </w:rPr>
                <w:delText xml:space="preserve"> </w:delText>
              </w:r>
            </w:del>
            <w:r>
              <w:rPr>
                <w:sz w:val="22"/>
                <w:szCs w:val="22"/>
              </w:rPr>
              <w:t>: “Summation” could be considered a specialization of “Bulk Quantity” according to the rules of inheritance where “Summation” selectively accumulates pulses over a timing pattern, and “BulkQuantity” accumulates pulses all of the time.</w:t>
            </w:r>
          </w:p>
        </w:tc>
        <w:bookmarkEnd w:id="78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84" w:name="BKM_7065A003_75C0_42bc_A153_58B705CE262C"/>
            <w:r>
              <w:rPr>
                <w:b/>
                <w:bCs/>
                <w:sz w:val="22"/>
                <w:szCs w:val="22"/>
              </w:rPr>
              <w:t>timeDelay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 form of computation which introduces a time delay characteristic to the data value</w:t>
            </w:r>
          </w:p>
        </w:tc>
        <w:bookmarkEnd w:id="78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85" w:name="BKM_D5E506F4_F79A_44aa_9A23_E150F4864B67"/>
            <w:r>
              <w:rPr>
                <w:b/>
                <w:bCs/>
                <w:sz w:val="22"/>
                <w:szCs w:val="22"/>
              </w:rPr>
              <w:t>instantaneous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Typically measured over the fastest period of time allowed by the definition of the metric (usually milliseconds or tens of milliseconds.) (Note: “Instantaneous” was moved to attribute #3 in 61968-9Ed2 from attribute #1 in 61968-9Ed1.)</w:t>
            </w:r>
          </w:p>
        </w:tc>
        <w:bookmarkEnd w:id="78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86" w:name="BKM_F66FDD43_2F13_4824_9B39_7CE178ED0C5B"/>
            <w:r>
              <w:rPr>
                <w:b/>
                <w:bCs/>
                <w:sz w:val="22"/>
                <w:szCs w:val="22"/>
              </w:rPr>
              <w:t>latchingQuantity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 xml:space="preserve">When this description is applied to a metered value, it implies that the value is a time-independent cumulative quantity much a BulkQuantity, except that it latches upon the maximum value upon reaching that value. Any additional accumulation (positive or negative) is discarded until a reset occurs. </w:t>
            </w:r>
          </w:p>
          <w:p w:rsidR="00996343" w:rsidRDefault="00996343" w:rsidP="000778EA">
            <w:pPr>
              <w:spacing w:before="20" w:after="20"/>
              <w:rPr>
                <w:sz w:val="22"/>
                <w:szCs w:val="22"/>
              </w:rPr>
            </w:pPr>
            <w:r>
              <w:rPr>
                <w:sz w:val="22"/>
                <w:szCs w:val="22"/>
              </w:rPr>
              <w:t>Note: A LatchingQuantity may also occur in the downward direction – upon reaching a minimum value. The terms “maximum” or “minimum” will usually be included as an attribute when this type of accumulation behavio</w:t>
            </w:r>
            <w:del w:id="787" w:author="" w:date="2012-07-20T09:54:00Z">
              <w:r w:rsidDel="00053172">
                <w:rPr>
                  <w:sz w:val="22"/>
                  <w:szCs w:val="22"/>
                </w:rPr>
                <w:delText>u</w:delText>
              </w:r>
            </w:del>
            <w:r>
              <w:rPr>
                <w:sz w:val="22"/>
                <w:szCs w:val="22"/>
              </w:rPr>
              <w:t>r is present.</w:t>
            </w:r>
          </w:p>
          <w:p w:rsidR="00996343" w:rsidRDefault="00996343" w:rsidP="000778EA">
            <w:pPr>
              <w:spacing w:before="20" w:after="20"/>
              <w:rPr>
                <w:sz w:val="22"/>
                <w:szCs w:val="22"/>
              </w:rPr>
            </w:pPr>
            <w:r>
              <w:rPr>
                <w:sz w:val="22"/>
                <w:szCs w:val="22"/>
              </w:rPr>
              <w:t>When this description is applied to an encoded value (UOM= “Code”), it implies that the value has one or more bits which are latching. The condition that caused the bit to be set may have long since evaporated.</w:t>
            </w:r>
          </w:p>
          <w:p w:rsidR="00996343" w:rsidRDefault="00996343" w:rsidP="000778EA">
            <w:pPr>
              <w:spacing w:before="20" w:after="20"/>
              <w:rPr>
                <w:sz w:val="22"/>
                <w:szCs w:val="22"/>
              </w:rPr>
            </w:pPr>
            <w:r>
              <w:rPr>
                <w:sz w:val="22"/>
                <w:szCs w:val="22"/>
              </w:rPr>
              <w:t>In either case, the timestamp that accompanies the value may not coincide with the moment the value was initially set.</w:t>
            </w:r>
          </w:p>
          <w:p w:rsidR="00996343" w:rsidRDefault="00996343" w:rsidP="000778EA">
            <w:pPr>
              <w:spacing w:before="20" w:after="20"/>
              <w:rPr>
                <w:sz w:val="22"/>
                <w:szCs w:val="22"/>
              </w:rPr>
            </w:pPr>
            <w:r>
              <w:rPr>
                <w:sz w:val="22"/>
                <w:szCs w:val="22"/>
              </w:rPr>
              <w:t>In both cases a system will need to perform an operation to clear the latched value.</w:t>
            </w:r>
          </w:p>
        </w:tc>
        <w:bookmarkEnd w:id="78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88" w:name="BKM_C97A447E_7131_4a8b_A33A_41C13CC4418F"/>
            <w:bookmarkEnd w:id="788"/>
            <w:r>
              <w:rPr>
                <w:b/>
                <w:bCs/>
                <w:sz w:val="22"/>
                <w:szCs w:val="22"/>
              </w:rPr>
              <w:t>boundedQuantity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pPr>
              <w:spacing w:before="20" w:after="20"/>
              <w:rPr>
                <w:sz w:val="22"/>
                <w:szCs w:val="22"/>
              </w:rPr>
            </w:pPr>
            <w:r>
              <w:rPr>
                <w:i/>
                <w:iCs/>
                <w:sz w:val="22"/>
                <w:szCs w:val="22"/>
              </w:rPr>
              <w:t xml:space="preserve">A time-independent cumulative quantity </w:t>
            </w:r>
            <w:del w:id="789" w:author="" w:date="2012-07-19T14:32:00Z">
              <w:r w:rsidDel="008913B2">
                <w:rPr>
                  <w:i/>
                  <w:iCs/>
                  <w:sz w:val="22"/>
                  <w:szCs w:val="22"/>
                </w:rPr>
                <w:delText>much a</w:delText>
              </w:r>
            </w:del>
            <w:ins w:id="790" w:author="" w:date="2012-07-19T14:32:00Z">
              <w:r w:rsidR="008913B2">
                <w:rPr>
                  <w:i/>
                  <w:iCs/>
                  <w:sz w:val="22"/>
                  <w:szCs w:val="22"/>
                </w:rPr>
                <w:t>such as</w:t>
              </w:r>
            </w:ins>
            <w:r>
              <w:rPr>
                <w:i/>
                <w:iCs/>
                <w:sz w:val="22"/>
                <w:szCs w:val="22"/>
              </w:rPr>
              <w:t xml:space="preserve"> BulkQuantity or a LatchingQuantity, except that the accumulation stops at the maximum or minimum values. When the maximum is reached, any additional positive accumulation is discarded, but negative accumulation may be accepted (thus lowering the counter.) Likewise, when the negative bound is reached, any additional negative accumulation is discarded, but positive accumulation is accepted (thus increasing the counter.) </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791" w:name="BKM_A2E31B03_2F48_48e5_A761_4C372BE29E12"/>
      <w:bookmarkEnd w:id="791"/>
      <w:r w:rsidRPr="00FA49F7">
        <w:rPr>
          <w:sz w:val="25"/>
          <w:szCs w:val="24"/>
          <w:u w:val="none"/>
          <w:shd w:val="clear" w:color="auto" w:fill="auto"/>
        </w:rPr>
        <w:t>CommodityKind</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Identifies the commodity being measured.</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792" w:name="BKM_95036860_E113_4c13_8713_E7EFF95F94A4"/>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none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Not Applicable</w:t>
            </w:r>
          </w:p>
        </w:tc>
        <w:bookmarkEnd w:id="79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93" w:name="BKM_718BB312_7C16_430c_9F9F_CB80A1E62334"/>
            <w:r>
              <w:rPr>
                <w:b/>
                <w:bCs/>
                <w:sz w:val="22"/>
                <w:szCs w:val="22"/>
              </w:rPr>
              <w:t>electricity SecondaryMetered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All types of metered quantities. This type of reading comes from the meter and represents a “secondary” metered value.</w:t>
            </w:r>
          </w:p>
        </w:tc>
        <w:bookmarkEnd w:id="79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94" w:name="BKM_F6E81EFA_FEE7_4c53_96EB_5B3A3536D638"/>
            <w:r>
              <w:rPr>
                <w:b/>
                <w:bCs/>
                <w:sz w:val="22"/>
                <w:szCs w:val="22"/>
              </w:rPr>
              <w:t>electricity PrimaryMetere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It is possible for a meter to be outfitted with an external VT and/or CT. The meter might not be aware of these devices, and the display not compensate for their presence. Ultimately, when these scalars are applied, the value that represents the service value is called the “primary metered” value. The “index” in sub-category 3 mirrors those of sub-category 0.</w:t>
            </w:r>
          </w:p>
        </w:tc>
        <w:bookmarkEnd w:id="79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95" w:name="BKM_3C79F608_85DD_45ef_9085_1396FE0D6EB9"/>
            <w:r>
              <w:rPr>
                <w:b/>
                <w:bCs/>
                <w:sz w:val="22"/>
                <w:szCs w:val="22"/>
              </w:rPr>
              <w:t>communication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 measurement of the communication infrastructure itself.</w:t>
            </w:r>
          </w:p>
        </w:tc>
        <w:bookmarkEnd w:id="79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96" w:name="BKM_96DEA7BE_8DA8_446f_AA9A_AC6DB4ABBCAD"/>
            <w:r>
              <w:rPr>
                <w:b/>
                <w:bCs/>
                <w:sz w:val="22"/>
                <w:szCs w:val="22"/>
              </w:rPr>
              <w:t>air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79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97" w:name="BKM_E968DC07_265E_41cc_A95E_332E57D0615F"/>
            <w:r>
              <w:rPr>
                <w:b/>
                <w:bCs/>
                <w:sz w:val="22"/>
                <w:szCs w:val="22"/>
              </w:rPr>
              <w:t>insulativeGas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(SF</w:t>
            </w:r>
            <w:r>
              <w:rPr>
                <w:sz w:val="22"/>
                <w:szCs w:val="22"/>
                <w:vertAlign w:val="subscript"/>
              </w:rPr>
              <w:t>6</w:t>
            </w:r>
            <w:r>
              <w:rPr>
                <w:sz w:val="22"/>
                <w:szCs w:val="22"/>
              </w:rPr>
              <w:t xml:space="preserve"> is found separately below.)</w:t>
            </w:r>
          </w:p>
        </w:tc>
        <w:bookmarkEnd w:id="79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98" w:name="BKM_1D5CA370_2F97_4b5f_9B43_DF72A2800243"/>
            <w:r>
              <w:rPr>
                <w:b/>
                <w:bCs/>
                <w:sz w:val="22"/>
                <w:szCs w:val="22"/>
              </w:rPr>
              <w:t>insulativeOil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79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799" w:name="BKM_B8873BB8_19FE_4772_8BE9_5F8165E6E0BE"/>
            <w:r>
              <w:rPr>
                <w:b/>
                <w:bCs/>
                <w:sz w:val="22"/>
                <w:szCs w:val="22"/>
              </w:rPr>
              <w:t>naturalGas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79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00" w:name="BKM_DCAB146D_8B07_4b5d_8F4D_02822AB956B0"/>
            <w:r>
              <w:rPr>
                <w:b/>
                <w:bCs/>
                <w:sz w:val="22"/>
                <w:szCs w:val="22"/>
              </w:rPr>
              <w:t>propane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80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01" w:name="BKM_EB71070B_1354_4dce_8AA0_DA1D226BA29D"/>
            <w:r>
              <w:rPr>
                <w:b/>
                <w:bCs/>
                <w:sz w:val="22"/>
                <w:szCs w:val="22"/>
              </w:rPr>
              <w:t>potableWater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Drinkable water</w:t>
            </w:r>
          </w:p>
        </w:tc>
        <w:bookmarkEnd w:id="80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02" w:name="BKM_96D401ED_3C83_4c22_AD27_430FFE930D53"/>
            <w:r>
              <w:rPr>
                <w:b/>
                <w:bCs/>
                <w:sz w:val="22"/>
                <w:szCs w:val="22"/>
              </w:rPr>
              <w:t>steam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Water in steam form, usually used for heating.</w:t>
            </w:r>
          </w:p>
        </w:tc>
        <w:bookmarkEnd w:id="80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03" w:name="BKM_D7396F86_F54F_48c2_8F60_84EA8A566391"/>
            <w:r>
              <w:rPr>
                <w:b/>
                <w:bCs/>
                <w:sz w:val="22"/>
                <w:szCs w:val="22"/>
              </w:rPr>
              <w:t>wasteWater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(Sewerage)</w:t>
            </w:r>
          </w:p>
        </w:tc>
        <w:bookmarkEnd w:id="80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04" w:name="BKM_D48E36F6_A36F_497c_A246_707BBEAA36C1"/>
            <w:r>
              <w:rPr>
                <w:b/>
                <w:bCs/>
                <w:sz w:val="22"/>
                <w:szCs w:val="22"/>
              </w:rPr>
              <w:t>heatingFluid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This fluid is likely in liquid form. It is not necessarily water or water based. The warm fluid returns cooler than when it was sent. The heat conveyed may be metered.</w:t>
            </w:r>
          </w:p>
        </w:tc>
        <w:bookmarkEnd w:id="80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05" w:name="BKM_FC7C1BCC_7C39_4834_BE44_36E4D769A9FB"/>
            <w:r>
              <w:rPr>
                <w:b/>
                <w:bCs/>
                <w:sz w:val="22"/>
                <w:szCs w:val="22"/>
              </w:rPr>
              <w:t>coolingFluid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cool fluid returns warmer than when it was sent. The heat conveyed may be metered.</w:t>
            </w:r>
          </w:p>
        </w:tc>
        <w:bookmarkEnd w:id="80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06" w:name="BKM_AB92C5ED_069C_4dc7_A7CE_78508603C28A"/>
            <w:r>
              <w:rPr>
                <w:b/>
                <w:bCs/>
                <w:sz w:val="22"/>
                <w:szCs w:val="22"/>
              </w:rPr>
              <w:t>nonpotableWater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Reclaimed water – possibly used for irrigation but not sufficiently treated to be considered safe for drinking.</w:t>
            </w:r>
          </w:p>
        </w:tc>
        <w:bookmarkEnd w:id="80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07" w:name="BKM_A1FDCAF2_1E6F_4cbc_9679_654CB60BF052"/>
            <w:r>
              <w:rPr>
                <w:b/>
                <w:bCs/>
                <w:sz w:val="22"/>
                <w:szCs w:val="22"/>
              </w:rPr>
              <w:t>nox</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Nitrous Oxides NO</w:t>
            </w:r>
            <w:r>
              <w:rPr>
                <w:sz w:val="22"/>
                <w:szCs w:val="22"/>
                <w:vertAlign w:val="subscript"/>
              </w:rPr>
              <w:t>X</w:t>
            </w:r>
          </w:p>
        </w:tc>
        <w:bookmarkEnd w:id="80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08" w:name="BKM_DFEB7875_592C_42f6_947D_DDAEB6449B9D"/>
            <w:r>
              <w:rPr>
                <w:b/>
                <w:bCs/>
                <w:sz w:val="22"/>
                <w:szCs w:val="22"/>
              </w:rPr>
              <w:t>so2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Sulfur Dioxide SO</w:t>
            </w:r>
            <w:r>
              <w:rPr>
                <w:sz w:val="22"/>
                <w:szCs w:val="22"/>
                <w:vertAlign w:val="subscript"/>
              </w:rPr>
              <w:t>2</w:t>
            </w:r>
          </w:p>
        </w:tc>
        <w:bookmarkEnd w:id="80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09" w:name="BKM_B0F613C1_5D3E_48f3_98C1_EAFA12F7BEBA"/>
            <w:r>
              <w:rPr>
                <w:b/>
                <w:bCs/>
                <w:sz w:val="22"/>
                <w:szCs w:val="22"/>
              </w:rPr>
              <w:t>ch4</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Methane CH</w:t>
            </w:r>
            <w:r>
              <w:rPr>
                <w:sz w:val="22"/>
                <w:szCs w:val="22"/>
                <w:vertAlign w:val="subscript"/>
              </w:rPr>
              <w:t>4</w:t>
            </w:r>
          </w:p>
        </w:tc>
        <w:bookmarkEnd w:id="80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10" w:name="BKM_025D4E4F_F092_48fa_B390_40F3701903C4"/>
            <w:r>
              <w:rPr>
                <w:b/>
                <w:bCs/>
                <w:sz w:val="22"/>
                <w:szCs w:val="22"/>
              </w:rPr>
              <w:t>co2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Carbon Dioxide CO</w:t>
            </w:r>
            <w:r>
              <w:rPr>
                <w:sz w:val="22"/>
                <w:szCs w:val="22"/>
                <w:vertAlign w:val="subscript"/>
              </w:rPr>
              <w:t>2</w:t>
            </w:r>
          </w:p>
        </w:tc>
        <w:bookmarkEnd w:id="81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11" w:name="BKM_D5095FDD_E537_4418_86D2_E78D2AA3D9F0"/>
            <w:r>
              <w:rPr>
                <w:b/>
                <w:bCs/>
                <w:sz w:val="22"/>
                <w:szCs w:val="22"/>
              </w:rPr>
              <w:t>carbon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bookmarkEnd w:id="811"/>
      </w:tr>
      <w:tr w:rsidR="00996343" w:rsidDel="008913B2" w:rsidTr="000778EA">
        <w:trPr>
          <w:del w:id="812" w:author="" w:date="2012-07-19T14:33:00Z"/>
        </w:trPr>
        <w:tc>
          <w:tcPr>
            <w:tcW w:w="1620" w:type="dxa"/>
            <w:tcBorders>
              <w:top w:val="single" w:sz="2" w:space="0" w:color="5F5F5F"/>
              <w:left w:val="single" w:sz="2" w:space="0" w:color="5F5F5F"/>
              <w:bottom w:val="single" w:sz="2" w:space="0" w:color="5F5F5F"/>
              <w:right w:val="single" w:sz="2" w:space="0" w:color="5F5F5F"/>
            </w:tcBorders>
          </w:tcPr>
          <w:p w:rsidR="00996343" w:rsidDel="008913B2" w:rsidRDefault="00996343" w:rsidP="000778EA">
            <w:pPr>
              <w:spacing w:before="20" w:after="20"/>
              <w:rPr>
                <w:del w:id="813" w:author="" w:date="2012-07-19T14:33:00Z"/>
                <w:sz w:val="22"/>
                <w:szCs w:val="22"/>
              </w:rPr>
            </w:pPr>
            <w:bookmarkStart w:id="814" w:name="BKM_94A30E00_5AF4_40ef_A718_9DF4DCDC0708"/>
            <w:del w:id="815" w:author="" w:date="2012-07-19T14:33:00Z">
              <w:r w:rsidDel="008913B2">
                <w:rPr>
                  <w:b/>
                  <w:bCs/>
                  <w:sz w:val="22"/>
                  <w:szCs w:val="22"/>
                </w:rPr>
                <w:delText>hch</w:delText>
              </w:r>
            </w:del>
          </w:p>
        </w:tc>
        <w:tc>
          <w:tcPr>
            <w:tcW w:w="1688" w:type="dxa"/>
            <w:tcBorders>
              <w:top w:val="single" w:sz="2" w:space="0" w:color="5F5F5F"/>
              <w:left w:val="single" w:sz="2" w:space="0" w:color="5F5F5F"/>
              <w:bottom w:val="single" w:sz="2" w:space="0" w:color="5F5F5F"/>
              <w:right w:val="single" w:sz="2" w:space="0" w:color="5F5F5F"/>
            </w:tcBorders>
          </w:tcPr>
          <w:p w:rsidR="00996343" w:rsidDel="008913B2" w:rsidRDefault="00996343" w:rsidP="000778EA">
            <w:pPr>
              <w:spacing w:before="20" w:after="20"/>
              <w:rPr>
                <w:del w:id="816" w:author="" w:date="2012-07-19T14:33:00Z"/>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Del="008913B2" w:rsidRDefault="00996343" w:rsidP="000778EA">
            <w:pPr>
              <w:spacing w:before="20" w:after="20"/>
              <w:rPr>
                <w:del w:id="817" w:author="" w:date="2012-07-19T14:33:00Z"/>
                <w:sz w:val="22"/>
                <w:szCs w:val="22"/>
              </w:rPr>
            </w:pPr>
            <w:del w:id="818" w:author="" w:date="2012-07-19T14:33:00Z">
              <w:r w:rsidDel="008913B2">
                <w:rPr>
                  <w:i/>
                  <w:iCs/>
                  <w:sz w:val="22"/>
                  <w:szCs w:val="22"/>
                </w:rPr>
                <w:delText>Hexachlorocyclohexane HCH</w:delText>
              </w:r>
            </w:del>
          </w:p>
        </w:tc>
        <w:bookmarkEnd w:id="81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19" w:name="BKM_4C337D73_5FF2_4c7d_AEFA_EB7FF337CD8F"/>
            <w:r>
              <w:rPr>
                <w:b/>
                <w:bCs/>
                <w:sz w:val="22"/>
                <w:szCs w:val="22"/>
              </w:rPr>
              <w:t>pfc</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Perfluorocarbons PFC</w:t>
            </w:r>
          </w:p>
        </w:tc>
        <w:bookmarkEnd w:id="81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20" w:name="BKM_48BACD9E_5890_427e_9CF0_69F845479FDD"/>
            <w:r>
              <w:rPr>
                <w:b/>
                <w:bCs/>
                <w:sz w:val="22"/>
                <w:szCs w:val="22"/>
              </w:rPr>
              <w:t>sf6</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Sulfur</w:t>
            </w:r>
            <w:ins w:id="821" w:author="" w:date="2012-07-20T09:38:00Z">
              <w:r w:rsidR="0036173E">
                <w:rPr>
                  <w:sz w:val="22"/>
                  <w:szCs w:val="22"/>
                </w:rPr>
                <w:t xml:space="preserve"> </w:t>
              </w:r>
            </w:ins>
            <w:r>
              <w:rPr>
                <w:sz w:val="22"/>
                <w:szCs w:val="22"/>
              </w:rPr>
              <w:t>hexafluoride SF</w:t>
            </w:r>
            <w:r>
              <w:rPr>
                <w:sz w:val="22"/>
                <w:szCs w:val="22"/>
                <w:vertAlign w:val="subscript"/>
              </w:rPr>
              <w:t>6</w:t>
            </w:r>
          </w:p>
        </w:tc>
        <w:bookmarkEnd w:id="82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22" w:name="BKM_D337EA63_CFE7_4b95_8A80_4562594E8DEF"/>
            <w:r>
              <w:rPr>
                <w:b/>
                <w:bCs/>
                <w:sz w:val="22"/>
                <w:szCs w:val="22"/>
              </w:rPr>
              <w:t>tvLicence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Television</w:t>
            </w:r>
          </w:p>
        </w:tc>
        <w:bookmarkEnd w:id="82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23" w:name="BKM_77E021BB_7E43_481c_A4A8_A7E30BACBC66"/>
            <w:r>
              <w:rPr>
                <w:b/>
                <w:bCs/>
                <w:sz w:val="22"/>
                <w:szCs w:val="22"/>
              </w:rPr>
              <w:t>internet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Internet service</w:t>
            </w:r>
          </w:p>
        </w:tc>
        <w:bookmarkEnd w:id="82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24" w:name="BKM_CF5DE8FB_9F20_4deb_B338_FD5959C2172A"/>
            <w:r>
              <w:rPr>
                <w:b/>
                <w:bCs/>
                <w:sz w:val="22"/>
                <w:szCs w:val="22"/>
              </w:rPr>
              <w:t>refuse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trash</w:t>
            </w:r>
          </w:p>
        </w:tc>
        <w:bookmarkEnd w:id="82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25" w:name="BKM_C2339E50_D376_4a3d_BDD1_E0865E668F45"/>
            <w:r>
              <w:rPr>
                <w:b/>
                <w:bCs/>
                <w:sz w:val="22"/>
                <w:szCs w:val="22"/>
              </w:rPr>
              <w:t>h2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Hydrogen, H2</w:t>
            </w:r>
          </w:p>
        </w:tc>
        <w:bookmarkEnd w:id="82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26" w:name="BKM_E74950D5_1DD4_4e66_AB09_53299EBE1EA0"/>
            <w:r>
              <w:rPr>
                <w:b/>
                <w:bCs/>
                <w:sz w:val="22"/>
                <w:szCs w:val="22"/>
              </w:rPr>
              <w:t>c2h2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Acetylene, C2H2</w:t>
            </w:r>
          </w:p>
        </w:tc>
        <w:bookmarkEnd w:id="82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27" w:name="BKM_E5309E4A_260E_4628_8D42_AF0C8C0F16A8"/>
            <w:r>
              <w:rPr>
                <w:b/>
                <w:bCs/>
                <w:sz w:val="22"/>
                <w:szCs w:val="22"/>
              </w:rPr>
              <w:t>c2h4</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Ethylene, C2H4</w:t>
            </w:r>
          </w:p>
        </w:tc>
        <w:bookmarkEnd w:id="82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28" w:name="BKM_5C62961B_DDDE_4b36_8D0B_AA28520E139A"/>
            <w:r>
              <w:rPr>
                <w:b/>
                <w:bCs/>
                <w:sz w:val="22"/>
                <w:szCs w:val="22"/>
              </w:rPr>
              <w:t>c2h6</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Ethane, C2H6</w:t>
            </w:r>
          </w:p>
        </w:tc>
        <w:bookmarkEnd w:id="82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29" w:name="BKM_A9BD18A8_967A_4599_8E64_B56DDE8F90DF"/>
            <w:r>
              <w:rPr>
                <w:b/>
                <w:bCs/>
                <w:sz w:val="22"/>
                <w:szCs w:val="22"/>
              </w:rPr>
              <w:t>co</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Carbon monoxide, CO</w:t>
            </w:r>
          </w:p>
        </w:tc>
        <w:bookmarkEnd w:id="82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30" w:name="BKM_FC5F2CDD_F7C7_4eb8_81A9_8A4AA449C9C3"/>
            <w:r>
              <w:rPr>
                <w:b/>
                <w:bCs/>
                <w:sz w:val="22"/>
                <w:szCs w:val="22"/>
              </w:rPr>
              <w:t>o2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Oxygen, O2</w:t>
            </w:r>
          </w:p>
        </w:tc>
        <w:bookmarkEnd w:id="83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31" w:name="BKM_6332DD39_CEAD_4baf_85DD_01EB156C0FF3"/>
            <w:r>
              <w:rPr>
                <w:b/>
                <w:bCs/>
                <w:sz w:val="22"/>
                <w:szCs w:val="22"/>
              </w:rPr>
              <w:t>dissolvedCombustibleGas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Dissolved Combustible Gas (A combination of combustible gasses such as H2, CH4, C2H2, C2H4, C2H6, and/or CO in some mixture.)</w:t>
            </w:r>
          </w:p>
        </w:tc>
        <w:bookmarkEnd w:id="83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32" w:name="BKM_6E90FA42_2A81_472c_9BF3_056F7208CE75"/>
            <w:r>
              <w:rPr>
                <w:b/>
                <w:bCs/>
                <w:sz w:val="22"/>
                <w:szCs w:val="22"/>
              </w:rPr>
              <w:t>co2e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Carbon Dioxide CO2 Equivalent</w:t>
            </w:r>
          </w:p>
        </w:tc>
        <w:bookmarkEnd w:id="83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33" w:name="BKM_6DF93708_71FA_4d88_AF26_388FA65A7926"/>
            <w:r>
              <w:rPr>
                <w:b/>
                <w:bCs/>
                <w:sz w:val="22"/>
                <w:szCs w:val="22"/>
              </w:rPr>
              <w:t>lead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Lead, Pb</w:t>
            </w:r>
          </w:p>
        </w:tc>
        <w:bookmarkEnd w:id="83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34" w:name="BKM_754F0B2C_9299_44f8_8CEB_C0F5635F53E2"/>
            <w:r>
              <w:rPr>
                <w:b/>
                <w:bCs/>
                <w:sz w:val="22"/>
                <w:szCs w:val="22"/>
              </w:rPr>
              <w:t>mercury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Mercury, Hg</w:t>
            </w:r>
          </w:p>
        </w:tc>
        <w:bookmarkEnd w:id="83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35" w:name="BKM_15B60C91_C5BC_476b_B7D0_B3E2FD031AC3"/>
            <w:r>
              <w:rPr>
                <w:b/>
                <w:bCs/>
                <w:sz w:val="22"/>
                <w:szCs w:val="22"/>
              </w:rPr>
              <w:t>ozone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Ozone, O3</w:t>
            </w:r>
          </w:p>
        </w:tc>
        <w:bookmarkEnd w:id="83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36" w:name="BKM_CB4C950B_B706_4b38_9486_0F3245CD5669"/>
            <w:r>
              <w:rPr>
                <w:b/>
                <w:bCs/>
                <w:sz w:val="22"/>
                <w:szCs w:val="22"/>
              </w:rPr>
              <w:t>pm10</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Particulate matter whose maximum size is 10 µm.</w:t>
            </w:r>
          </w:p>
        </w:tc>
        <w:bookmarkEnd w:id="83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37" w:name="BKM_D8AF709E_8143_4c4a_87E6_304FBF681173"/>
            <w:r>
              <w:rPr>
                <w:b/>
                <w:bCs/>
                <w:sz w:val="22"/>
                <w:szCs w:val="22"/>
              </w:rPr>
              <w:t>pm25</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Particulate matter whose maximum size is 2.5 µm.</w:t>
            </w:r>
          </w:p>
        </w:tc>
        <w:bookmarkEnd w:id="83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38" w:name="BKM_72904C80_B96C_441c_95BF_7EBC31B80AA4"/>
            <w:bookmarkEnd w:id="838"/>
            <w:r>
              <w:rPr>
                <w:b/>
                <w:bCs/>
                <w:sz w:val="22"/>
                <w:szCs w:val="22"/>
              </w:rPr>
              <w:t>sox</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Sulfur Oxides, SOX</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839" w:name="BKM_157FF307_0C5D_4c09_A480_5EBB085B0E02"/>
      <w:bookmarkEnd w:id="839"/>
      <w:r w:rsidRPr="00FA49F7">
        <w:rPr>
          <w:sz w:val="25"/>
          <w:szCs w:val="24"/>
          <w:u w:val="none"/>
          <w:shd w:val="clear" w:color="auto" w:fill="auto"/>
        </w:rPr>
        <w:t>Currency</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Monetary currencies. Apologies for this list not being exhaustive. The complete set of enumerated values can be found in ISO 4217 currency and funds name and code elements.</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840" w:name="BKM_BD7715AD_8607_429e_905E_CA26C170ECBF"/>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USD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US dollar</w:t>
            </w:r>
          </w:p>
        </w:tc>
        <w:bookmarkEnd w:id="84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41" w:name="BKM_F9D2BF52_65C4_45f2_91C7_F0990AF9B19F"/>
            <w:r>
              <w:rPr>
                <w:b/>
                <w:bCs/>
                <w:sz w:val="22"/>
                <w:szCs w:val="22"/>
              </w:rPr>
              <w:t>EUR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European euro</w:t>
            </w:r>
          </w:p>
        </w:tc>
        <w:bookmarkEnd w:id="84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42" w:name="BKM_B68ED9D0_E666_4c95_B4C8_3A2C8760C838"/>
            <w:r>
              <w:rPr>
                <w:b/>
                <w:bCs/>
                <w:sz w:val="22"/>
                <w:szCs w:val="22"/>
              </w:rPr>
              <w:t>AUD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Australian dollar</w:t>
            </w:r>
          </w:p>
        </w:tc>
        <w:bookmarkEnd w:id="84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43" w:name="BKM_911D1995_C80E_4d3e_914F_A68C43786DDB"/>
            <w:r>
              <w:rPr>
                <w:b/>
                <w:bCs/>
                <w:sz w:val="22"/>
                <w:szCs w:val="22"/>
              </w:rPr>
              <w:t>CAD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Canadian dollar</w:t>
            </w:r>
          </w:p>
        </w:tc>
        <w:bookmarkEnd w:id="84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44" w:name="BKM_5EFD5A2E_31B9_4aea_84D5_914F1C0A31DC"/>
            <w:r>
              <w:rPr>
                <w:b/>
                <w:bCs/>
                <w:sz w:val="22"/>
                <w:szCs w:val="22"/>
              </w:rPr>
              <w:t>CHF</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Swiss francs</w:t>
            </w:r>
          </w:p>
        </w:tc>
        <w:bookmarkEnd w:id="84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45" w:name="BKM_FE84795F_1D80_4a7f_B2FC_E502533890BD"/>
            <w:r>
              <w:rPr>
                <w:b/>
                <w:bCs/>
                <w:sz w:val="22"/>
                <w:szCs w:val="22"/>
              </w:rPr>
              <w:t>CNY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Chinese yuan renminbi</w:t>
            </w:r>
          </w:p>
        </w:tc>
        <w:bookmarkEnd w:id="84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46" w:name="BKM_2B725900_37D7_430e_A696_95A9DE1853F5"/>
            <w:r>
              <w:rPr>
                <w:b/>
                <w:bCs/>
                <w:sz w:val="22"/>
                <w:szCs w:val="22"/>
              </w:rPr>
              <w:t>DKK</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Danish crown</w:t>
            </w:r>
          </w:p>
        </w:tc>
        <w:bookmarkEnd w:id="84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47" w:name="BKM_5284C310_CFA9_4f8c_9FC1_89878D959008"/>
            <w:r>
              <w:rPr>
                <w:b/>
                <w:bCs/>
                <w:sz w:val="22"/>
                <w:szCs w:val="22"/>
              </w:rPr>
              <w:t>GBP</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British pound</w:t>
            </w:r>
          </w:p>
        </w:tc>
        <w:bookmarkEnd w:id="84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48" w:name="BKM_D6821076_1C19_4116_9141_1E3B66B12E37"/>
            <w:r>
              <w:rPr>
                <w:b/>
                <w:bCs/>
                <w:sz w:val="22"/>
                <w:szCs w:val="22"/>
              </w:rPr>
              <w:t>JPY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Japanese yen</w:t>
            </w:r>
          </w:p>
        </w:tc>
        <w:bookmarkEnd w:id="84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49" w:name="BKM_C8641234_DC52_4a27_84B0_840661758085"/>
            <w:r>
              <w:rPr>
                <w:b/>
                <w:bCs/>
                <w:sz w:val="22"/>
                <w:szCs w:val="22"/>
              </w:rPr>
              <w:t>NOK</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Norwegian crown</w:t>
            </w:r>
          </w:p>
        </w:tc>
        <w:bookmarkEnd w:id="84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50" w:name="BKM_4EA192E2_0BD3_4085_8CE4_6078AEA30D97"/>
            <w:r>
              <w:rPr>
                <w:b/>
                <w:bCs/>
                <w:sz w:val="22"/>
                <w:szCs w:val="22"/>
              </w:rPr>
              <w:t>RUB</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Russian ruble</w:t>
            </w:r>
          </w:p>
        </w:tc>
        <w:bookmarkEnd w:id="85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51" w:name="BKM_52FEE14B_6D80_4799_97EE_C8B3734C7B0F"/>
            <w:r>
              <w:rPr>
                <w:b/>
                <w:bCs/>
                <w:sz w:val="22"/>
                <w:szCs w:val="22"/>
              </w:rPr>
              <w:t>SEK</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Swedish crown</w:t>
            </w:r>
          </w:p>
        </w:tc>
        <w:bookmarkEnd w:id="85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52" w:name="BKM_ABB74D98_5437_40d9_AB9B_575FF2F27A53"/>
            <w:r>
              <w:rPr>
                <w:b/>
                <w:bCs/>
                <w:sz w:val="22"/>
                <w:szCs w:val="22"/>
              </w:rPr>
              <w:t>INR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India rupees</w:t>
            </w:r>
          </w:p>
        </w:tc>
        <w:bookmarkEnd w:id="85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53" w:name="BKM_3D3DF56A_8E85_4f34_AD5D_C16CB7171783"/>
            <w:bookmarkEnd w:id="853"/>
            <w:r>
              <w:rPr>
                <w:b/>
                <w:bCs/>
                <w:sz w:val="22"/>
                <w:szCs w:val="22"/>
              </w:rPr>
              <w:t>other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Another type of currency.</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854" w:name="BKM_7EB63916_A59C_4fd9_8149_4E6214F2FDB4"/>
      <w:bookmarkEnd w:id="854"/>
      <w:r w:rsidRPr="00FA49F7">
        <w:rPr>
          <w:sz w:val="25"/>
          <w:szCs w:val="24"/>
          <w:u w:val="none"/>
          <w:shd w:val="clear" w:color="auto" w:fill="auto"/>
        </w:rPr>
        <w:t>DataQualifierKind</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This value qualifies the measurement as to what it represents -- for example a minimum or maximum value or a nominal or nameplate value.</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855" w:name="BKM_1BC49F3E_813B_4e0b_BAF0_0FE6F1DF1998"/>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high</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Typically used to identify the high volume flow port of a compound water meter.</w:t>
            </w:r>
          </w:p>
        </w:tc>
        <w:bookmarkEnd w:id="85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56" w:name="BKM_A8B6EB34_F630_4506_84C0_74819035CD0E"/>
            <w:r>
              <w:rPr>
                <w:b/>
                <w:bCs/>
                <w:sz w:val="22"/>
                <w:szCs w:val="22"/>
              </w:rPr>
              <w:t>low</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Typically used to identify the low volume flow port of a compound water meter.</w:t>
            </w:r>
          </w:p>
        </w:tc>
        <w:bookmarkEnd w:id="85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57" w:name="BKM_6995075F_261B_4410_BE4F_D3B56E8C6163"/>
            <w:r>
              <w:rPr>
                <w:b/>
                <w:bCs/>
                <w:sz w:val="22"/>
                <w:szCs w:val="22"/>
              </w:rPr>
              <w:t>none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Not Applicable</w:t>
            </w:r>
          </w:p>
        </w:tc>
        <w:bookmarkEnd w:id="85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58" w:name="BKM_DA887101_665F_4034_B494_D9D21CECF427"/>
            <w:r>
              <w:rPr>
                <w:b/>
                <w:bCs/>
                <w:sz w:val="22"/>
                <w:szCs w:val="22"/>
              </w:rPr>
              <w:t>average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value represents an average</w:t>
            </w:r>
          </w:p>
        </w:tc>
        <w:bookmarkEnd w:id="85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59" w:name="BKM_C583606C_F90D_4f97_9A33_6B4D97443B76"/>
            <w:r>
              <w:rPr>
                <w:b/>
                <w:bCs/>
                <w:sz w:val="22"/>
                <w:szCs w:val="22"/>
              </w:rPr>
              <w:t>excess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value represents an amount over which a threshold was exceeded.</w:t>
            </w:r>
          </w:p>
        </w:tc>
        <w:bookmarkEnd w:id="85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60" w:name="BKM_54EE889C_9096_4479_AFD2_3C880A3E0054"/>
            <w:r>
              <w:rPr>
                <w:b/>
                <w:bCs/>
                <w:sz w:val="22"/>
                <w:szCs w:val="22"/>
              </w:rPr>
              <w:t>highThreshold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value represents a programmed threshold.</w:t>
            </w:r>
          </w:p>
        </w:tc>
        <w:bookmarkEnd w:id="86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61" w:name="BKM_A8CF5AD9_EDAE_4599_A9F5_EDB33946794B"/>
            <w:r>
              <w:rPr>
                <w:b/>
                <w:bCs/>
                <w:sz w:val="22"/>
                <w:szCs w:val="22"/>
              </w:rPr>
              <w:t>lowThreshold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value represents a programmed threshold.</w:t>
            </w:r>
          </w:p>
        </w:tc>
        <w:bookmarkEnd w:id="86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62" w:name="BKM_D7E1CFE6_CB35_4435_96F9_95FCFC616F8E"/>
            <w:r>
              <w:rPr>
                <w:b/>
                <w:bCs/>
                <w:sz w:val="22"/>
                <w:szCs w:val="22"/>
              </w:rPr>
              <w:t>maximum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highest value observed</w:t>
            </w:r>
          </w:p>
        </w:tc>
        <w:bookmarkEnd w:id="86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63" w:name="BKM_451FAC7F_4336_4184_8225_D011A961827C"/>
            <w:r>
              <w:rPr>
                <w:b/>
                <w:bCs/>
                <w:sz w:val="22"/>
                <w:szCs w:val="22"/>
              </w:rPr>
              <w:t>minimum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smallest value observed</w:t>
            </w:r>
          </w:p>
        </w:tc>
        <w:bookmarkEnd w:id="86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64" w:name="BKM_3E878BD3_A6D1_4466_BB58_E3E84023A7FC"/>
            <w:r>
              <w:rPr>
                <w:b/>
                <w:bCs/>
                <w:sz w:val="22"/>
                <w:szCs w:val="22"/>
              </w:rPr>
              <w:t>nominal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value represents nominal or nameplate values</w:t>
            </w:r>
          </w:p>
        </w:tc>
        <w:bookmarkEnd w:id="86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65" w:name="BKM_649EBF25_C5F2_4e08_B986_AB7B9AE5BBC4"/>
            <w:r>
              <w:rPr>
                <w:b/>
                <w:bCs/>
                <w:sz w:val="22"/>
                <w:szCs w:val="22"/>
              </w:rPr>
              <w:t>normal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value represents typical operating values</w:t>
            </w:r>
          </w:p>
        </w:tc>
        <w:bookmarkEnd w:id="86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66" w:name="BKM_F2DC33CC_F806_40a7_89FF_CC79ED995750"/>
            <w:r>
              <w:rPr>
                <w:b/>
                <w:bCs/>
                <w:sz w:val="22"/>
                <w:szCs w:val="22"/>
              </w:rPr>
              <w:t>secondMaximum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second highest value observed</w:t>
            </w:r>
          </w:p>
        </w:tc>
        <w:bookmarkEnd w:id="86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67" w:name="BKM_15D04413_4023_4d30_BF5A_01DFC22C22E9"/>
            <w:r>
              <w:rPr>
                <w:b/>
                <w:bCs/>
                <w:sz w:val="22"/>
                <w:szCs w:val="22"/>
              </w:rPr>
              <w:t>secondMinimum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second smallest value observed</w:t>
            </w:r>
          </w:p>
        </w:tc>
        <w:bookmarkEnd w:id="86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68" w:name="BKM_F5530DC8_0088_4703_9AAC_C104E856459E"/>
            <w:r>
              <w:rPr>
                <w:b/>
                <w:bCs/>
                <w:sz w:val="22"/>
                <w:szCs w:val="22"/>
              </w:rPr>
              <w:t>thirdMaximum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third highest value observed</w:t>
            </w:r>
          </w:p>
        </w:tc>
        <w:bookmarkEnd w:id="86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69" w:name="BKM_61CBD22F_A67C_4e2d_8EFD_5BB06537D883"/>
            <w:r>
              <w:rPr>
                <w:b/>
                <w:bCs/>
                <w:sz w:val="22"/>
                <w:szCs w:val="22"/>
              </w:rPr>
              <w:t>fourthMaximum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fourth highest value observed</w:t>
            </w:r>
          </w:p>
        </w:tc>
        <w:bookmarkEnd w:id="86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70" w:name="BKM_0BA04338_B1A8_471a_8BB1_CD8720A81D96"/>
            <w:r>
              <w:rPr>
                <w:b/>
                <w:bCs/>
                <w:sz w:val="22"/>
                <w:szCs w:val="22"/>
              </w:rPr>
              <w:t>fifthMaximum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fifth highest value observed</w:t>
            </w:r>
          </w:p>
        </w:tc>
        <w:bookmarkEnd w:id="87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71" w:name="BKM_5BB80A04_5A25_463e_BFC1_73847E6C240D"/>
            <w:bookmarkEnd w:id="871"/>
            <w:r>
              <w:rPr>
                <w:b/>
                <w:bCs/>
                <w:sz w:val="22"/>
                <w:szCs w:val="22"/>
              </w:rPr>
              <w:t>sum</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accumulated sum</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872" w:name="BKM_244D847D_1CAB_4bbe_9F4A_A63C52FE273D"/>
      <w:bookmarkEnd w:id="872"/>
      <w:r w:rsidRPr="00FA49F7">
        <w:rPr>
          <w:sz w:val="25"/>
          <w:szCs w:val="24"/>
          <w:u w:val="none"/>
          <w:shd w:val="clear" w:color="auto" w:fill="auto"/>
        </w:rPr>
        <w:t>MacroPeriodKind</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Time period of interest that reflects how the reading is viewed or captured over a long period of time.</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873" w:name="BKM_C6DD668D_8A3B_4c0f_BF18_FAE2795C13DD"/>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none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Not Applicable</w:t>
            </w:r>
          </w:p>
        </w:tc>
        <w:bookmarkEnd w:id="87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74" w:name="BKM_28162C5F_9EFB_409b_8225_74B78FCF5FD8"/>
            <w:r>
              <w:rPr>
                <w:b/>
                <w:bCs/>
                <w:sz w:val="22"/>
                <w:szCs w:val="22"/>
              </w:rPr>
              <w:t>billingPeriod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Captured during the billing period starting at midnight of the first day of the billing period (as defined by the billing cycle day). If during the current billing period, it specifies a period from the start of the current billing period until "now".</w:t>
            </w:r>
          </w:p>
        </w:tc>
        <w:bookmarkEnd w:id="87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75" w:name="BKM_6C5410FE_15C4_45e4_8A0E_82A4096B2755"/>
            <w:r>
              <w:rPr>
                <w:b/>
                <w:bCs/>
                <w:sz w:val="22"/>
                <w:szCs w:val="22"/>
              </w:rPr>
              <w:t>daily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Daily Period starting at midnight. If for the current day, this specifies the time from midnight to "now".</w:t>
            </w:r>
          </w:p>
        </w:tc>
        <w:bookmarkEnd w:id="87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76" w:name="BKM_2D1A8FB6_F055_4722_83CD_5F635DA9A53B"/>
            <w:r>
              <w:rPr>
                <w:b/>
                <w:bCs/>
                <w:sz w:val="22"/>
                <w:szCs w:val="22"/>
              </w:rPr>
              <w:t>monthly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Monthly period starting at midnight on the first day of the month. If within the current month, this specifies the period from the start of the month until "now."</w:t>
            </w:r>
          </w:p>
        </w:tc>
        <w:bookmarkEnd w:id="87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77" w:name="BKM_E16B0E47_C091_4102_8DB4_B720B51C41C5"/>
            <w:r>
              <w:rPr>
                <w:b/>
                <w:bCs/>
                <w:sz w:val="22"/>
                <w:szCs w:val="22"/>
              </w:rPr>
              <w:t>seasonal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 season of time spanning multiple months. E.g. "Summer," "Spring," "Fall," and "Winter" based cycle. If within the current season, it specifies the period from the start of the current season until "now."</w:t>
            </w:r>
          </w:p>
        </w:tc>
        <w:bookmarkEnd w:id="87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78" w:name="BKM_DCA2FC51_06DF_4c01_8B48_D0856FB531B5"/>
            <w:r>
              <w:rPr>
                <w:b/>
                <w:bCs/>
                <w:sz w:val="22"/>
                <w:szCs w:val="22"/>
              </w:rPr>
              <w:t>weekly</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Weekly period starting at midnight on the first day of the week and ending the instant before midnight the last day of the week. If within the current week, it specifies the period from the start of the week until "now."</w:t>
            </w:r>
          </w:p>
        </w:tc>
        <w:bookmarkEnd w:id="87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79" w:name="BKM_6FD557E1_D896_4b49_A78B_8DE8F6B82670"/>
            <w:bookmarkEnd w:id="879"/>
            <w:r>
              <w:rPr>
                <w:b/>
                <w:bCs/>
                <w:sz w:val="22"/>
                <w:szCs w:val="22"/>
              </w:rPr>
              <w:t>specifiedPeriod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For the period defined by the start and end of the TimePeriod element in the message.</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880" w:name="BKM_0DC2C07F_966E_43ab_8DA0_B65F51CB6E2E"/>
      <w:bookmarkEnd w:id="880"/>
      <w:r w:rsidRPr="00FA49F7">
        <w:rPr>
          <w:sz w:val="25"/>
          <w:szCs w:val="24"/>
          <w:u w:val="none"/>
          <w:shd w:val="clear" w:color="auto" w:fill="auto"/>
        </w:rPr>
        <w:t>MeasuringPeriodKind</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sz w:val="25"/>
          <w:szCs w:val="24"/>
        </w:rPr>
      </w:pPr>
      <w:r w:rsidRPr="00FA49F7">
        <w:rPr>
          <w:rFonts w:ascii="Arial" w:hAnsi="Arial" w:cs="Arial"/>
          <w:sz w:val="25"/>
          <w:szCs w:val="24"/>
        </w:rPr>
        <w:t xml:space="preserve">Time attribute inherent or fundamental to the reading value (as opposed to 'macroPeriod' that supplies an "adjective" to describe aspects of a time period with regard to the measurement). It refers to the way the value was originally measured and not to the frequency at which it is reported or presented. For example, an hourly interval of consumption data would have </w:t>
      </w:r>
      <w:ins w:id="881" w:author="" w:date="2012-07-19T14:33:00Z">
        <w:r w:rsidR="008913B2">
          <w:rPr>
            <w:rFonts w:ascii="Arial" w:hAnsi="Arial" w:cs="Arial"/>
            <w:sz w:val="25"/>
            <w:szCs w:val="24"/>
          </w:rPr>
          <w:t xml:space="preserve">the </w:t>
        </w:r>
      </w:ins>
      <w:r w:rsidRPr="00FA49F7">
        <w:rPr>
          <w:rFonts w:ascii="Arial" w:hAnsi="Arial" w:cs="Arial"/>
          <w:sz w:val="25"/>
          <w:szCs w:val="24"/>
        </w:rPr>
        <w:t>value 'hourly' as an attribute. However in the case of an hourly sampled voltage value, the meterReadings schema would carry the 'hourly' interval size information.</w:t>
      </w:r>
    </w:p>
    <w:p w:rsidR="00996343" w:rsidDel="00496474" w:rsidRDefault="00996343" w:rsidP="00996343">
      <w:pPr>
        <w:spacing w:after="120"/>
        <w:ind w:left="2160"/>
        <w:rPr>
          <w:del w:id="882" w:author="" w:date="2012-07-19T14:05:00Z"/>
          <w:sz w:val="24"/>
          <w:szCs w:val="24"/>
        </w:rPr>
      </w:pPr>
    </w:p>
    <w:p w:rsidR="00996343" w:rsidRPr="00496474" w:rsidRDefault="00996343" w:rsidP="00996343">
      <w:pPr>
        <w:spacing w:after="120"/>
        <w:ind w:left="2160"/>
        <w:rPr>
          <w:rFonts w:ascii="Arial" w:hAnsi="Arial" w:cs="Arial"/>
          <w:sz w:val="25"/>
          <w:szCs w:val="25"/>
          <w:rPrChange w:id="883" w:author="" w:date="2012-07-19T14:05:00Z">
            <w:rPr>
              <w:sz w:val="24"/>
              <w:szCs w:val="24"/>
            </w:rPr>
          </w:rPrChange>
        </w:rPr>
      </w:pPr>
      <w:r w:rsidRPr="00496474">
        <w:rPr>
          <w:rFonts w:ascii="Arial" w:hAnsi="Arial" w:cs="Arial"/>
          <w:sz w:val="25"/>
          <w:szCs w:val="25"/>
          <w:rPrChange w:id="884" w:author="" w:date="2012-07-19T14:05:00Z">
            <w:rPr>
              <w:sz w:val="24"/>
              <w:szCs w:val="24"/>
            </w:rPr>
          </w:rPrChange>
        </w:rPr>
        <w:t>It is common for meters to report demand in a form that is measured over the course of a portion of an hour, while enterprise applications however commonly assume the demand (in kW or kVAr) normali</w:t>
      </w:r>
      <w:del w:id="885" w:author="" w:date="2012-07-19T14:30:00Z">
        <w:r w:rsidRPr="00496474" w:rsidDel="008913B2">
          <w:rPr>
            <w:rFonts w:ascii="Arial" w:hAnsi="Arial" w:cs="Arial"/>
            <w:sz w:val="25"/>
            <w:szCs w:val="25"/>
            <w:rPrChange w:id="886" w:author="" w:date="2012-07-19T14:05:00Z">
              <w:rPr>
                <w:sz w:val="24"/>
                <w:szCs w:val="24"/>
              </w:rPr>
            </w:rPrChange>
          </w:rPr>
          <w:delText>s</w:delText>
        </w:r>
      </w:del>
      <w:ins w:id="887" w:author="" w:date="2012-07-19T14:30:00Z">
        <w:r w:rsidR="008913B2">
          <w:rPr>
            <w:rFonts w:ascii="Arial" w:hAnsi="Arial" w:cs="Arial"/>
            <w:sz w:val="25"/>
            <w:szCs w:val="25"/>
          </w:rPr>
          <w:t>z</w:t>
        </w:r>
      </w:ins>
      <w:r w:rsidRPr="00496474">
        <w:rPr>
          <w:rFonts w:ascii="Arial" w:hAnsi="Arial" w:cs="Arial"/>
          <w:sz w:val="25"/>
          <w:szCs w:val="25"/>
          <w:rPrChange w:id="888" w:author="" w:date="2012-07-19T14:05:00Z">
            <w:rPr>
              <w:sz w:val="24"/>
              <w:szCs w:val="24"/>
            </w:rPr>
          </w:rPrChange>
        </w:rPr>
        <w:t>ed to 1 hour. The sy</w:t>
      </w:r>
      <w:ins w:id="889" w:author="" w:date="2012-07-20T09:52:00Z">
        <w:r w:rsidR="00053172">
          <w:rPr>
            <w:rFonts w:ascii="Arial" w:hAnsi="Arial" w:cs="Arial"/>
            <w:sz w:val="25"/>
            <w:szCs w:val="25"/>
          </w:rPr>
          <w:t>s</w:t>
        </w:r>
      </w:ins>
      <w:r w:rsidRPr="00496474">
        <w:rPr>
          <w:rFonts w:ascii="Arial" w:hAnsi="Arial" w:cs="Arial"/>
          <w:sz w:val="25"/>
          <w:szCs w:val="25"/>
          <w:rPrChange w:id="890" w:author="" w:date="2012-07-19T14:05:00Z">
            <w:rPr>
              <w:sz w:val="24"/>
              <w:szCs w:val="24"/>
            </w:rPr>
          </w:rPrChange>
        </w:rPr>
        <w:t xml:space="preserve">tem that receives readings directly from the meter therefore </w:t>
      </w:r>
      <w:del w:id="891" w:author="" w:date="2012-07-19T14:33:00Z">
        <w:r w:rsidRPr="00496474" w:rsidDel="00130375">
          <w:rPr>
            <w:rFonts w:ascii="Arial" w:hAnsi="Arial" w:cs="Arial"/>
            <w:sz w:val="25"/>
            <w:szCs w:val="25"/>
            <w:rPrChange w:id="892" w:author="" w:date="2012-07-19T14:05:00Z">
              <w:rPr>
                <w:sz w:val="24"/>
                <w:szCs w:val="24"/>
              </w:rPr>
            </w:rPrChange>
          </w:rPr>
          <w:delText>must</w:delText>
        </w:r>
      </w:del>
      <w:ins w:id="893" w:author="" w:date="2012-07-19T14:33:00Z">
        <w:r w:rsidR="00130375">
          <w:rPr>
            <w:rFonts w:ascii="Arial" w:hAnsi="Arial" w:cs="Arial"/>
            <w:sz w:val="25"/>
            <w:szCs w:val="25"/>
          </w:rPr>
          <w:t>should</w:t>
        </w:r>
      </w:ins>
      <w:r w:rsidRPr="00496474">
        <w:rPr>
          <w:rFonts w:ascii="Arial" w:hAnsi="Arial" w:cs="Arial"/>
          <w:sz w:val="25"/>
          <w:szCs w:val="25"/>
          <w:rPrChange w:id="894" w:author="" w:date="2012-07-19T14:05:00Z">
            <w:rPr>
              <w:sz w:val="24"/>
              <w:szCs w:val="24"/>
            </w:rPr>
          </w:rPrChange>
        </w:rPr>
        <w:t xml:space="preserve"> perform this transformation before publishing readings for use by the other enterprise systems. The scalar used is chosen based on the block size (not any sub-interval size).</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895" w:name="BKM_FD4D33BC_3EC1_4919_A63F_FB7A8A81E70D"/>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none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Not Applicable</w:t>
            </w:r>
          </w:p>
        </w:tc>
        <w:bookmarkEnd w:id="89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96" w:name="BKM_9118A5F7_C0D1_4e25_8C90_7E58E237AA7C"/>
            <w:r>
              <w:rPr>
                <w:b/>
                <w:bCs/>
                <w:sz w:val="22"/>
                <w:szCs w:val="22"/>
              </w:rPr>
              <w:t>tenMinute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10-minute</w:t>
            </w:r>
          </w:p>
        </w:tc>
        <w:bookmarkEnd w:id="89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97" w:name="BKM_D6F06CAD_18C9_42d8_B9CA_B4510C490D1D"/>
            <w:r>
              <w:rPr>
                <w:b/>
                <w:bCs/>
                <w:sz w:val="22"/>
                <w:szCs w:val="22"/>
              </w:rPr>
              <w:t>fifteenMinute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15-minute</w:t>
            </w:r>
          </w:p>
        </w:tc>
        <w:bookmarkEnd w:id="89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98" w:name="BKM_E9FC29CB_8963_4e4f_9D05_B6B7623D1973"/>
            <w:r>
              <w:rPr>
                <w:b/>
                <w:bCs/>
                <w:sz w:val="22"/>
                <w:szCs w:val="22"/>
              </w:rPr>
              <w:t>oneMinute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1-minute</w:t>
            </w:r>
          </w:p>
        </w:tc>
        <w:bookmarkEnd w:id="89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899" w:name="BKM_F330DEE2_455E_45a5_B6D0_FF8A83912F87"/>
            <w:r>
              <w:rPr>
                <w:b/>
                <w:bCs/>
                <w:sz w:val="22"/>
                <w:szCs w:val="22"/>
              </w:rPr>
              <w:t>twentyfourHour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24-hour</w:t>
            </w:r>
          </w:p>
        </w:tc>
        <w:bookmarkEnd w:id="89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00" w:name="BKM_BAE50016_8363_490a_9BEC_ADDD4D25303A"/>
            <w:r>
              <w:rPr>
                <w:b/>
                <w:bCs/>
                <w:sz w:val="22"/>
                <w:szCs w:val="22"/>
              </w:rPr>
              <w:t>thirtyMinute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w:t>
            </w:r>
          </w:p>
        </w:tc>
        <w:bookmarkEnd w:id="90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01" w:name="BKM_035A25E5_6AB6_4c0d_9F0B_51D0008468CE"/>
            <w:r>
              <w:rPr>
                <w:b/>
                <w:bCs/>
                <w:sz w:val="22"/>
                <w:szCs w:val="22"/>
              </w:rPr>
              <w:t>fiveMinute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5-minute</w:t>
            </w:r>
          </w:p>
        </w:tc>
        <w:bookmarkEnd w:id="90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02" w:name="BKM_87EA2C65_C6EC_45b5_8240_E478D2951D8D"/>
            <w:r>
              <w:rPr>
                <w:b/>
                <w:bCs/>
                <w:sz w:val="22"/>
                <w:szCs w:val="22"/>
              </w:rPr>
              <w:t>sixtyMinute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w:t>
            </w:r>
          </w:p>
        </w:tc>
        <w:bookmarkEnd w:id="90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03" w:name="BKM_CE9A4ADD_E32A_4471_BB5C_1B18DDE7BD5E"/>
            <w:r>
              <w:rPr>
                <w:b/>
                <w:bCs/>
                <w:sz w:val="22"/>
                <w:szCs w:val="22"/>
              </w:rPr>
              <w:t>twoMinute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2-minute</w:t>
            </w:r>
          </w:p>
        </w:tc>
        <w:bookmarkEnd w:id="90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04" w:name="BKM_1C373062_F881_42bc_8EDB_EB29B082D3CC"/>
            <w:r>
              <w:rPr>
                <w:b/>
                <w:bCs/>
                <w:sz w:val="22"/>
                <w:szCs w:val="22"/>
              </w:rPr>
              <w:t>threeMinute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3-minute</w:t>
            </w:r>
          </w:p>
        </w:tc>
        <w:bookmarkEnd w:id="90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05" w:name="BKM_2C3BBDC9_D044_4da8_98E7_A30DBBEFD232"/>
            <w:r>
              <w:rPr>
                <w:b/>
                <w:bCs/>
                <w:sz w:val="22"/>
                <w:szCs w:val="22"/>
              </w:rPr>
              <w:t>present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Within the present period of time</w:t>
            </w:r>
          </w:p>
        </w:tc>
        <w:bookmarkEnd w:id="90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06" w:name="BKM_D7A26C99_5F5E_4630_9D4D_0093EE51C739"/>
            <w:r>
              <w:rPr>
                <w:b/>
                <w:bCs/>
                <w:sz w:val="22"/>
                <w:szCs w:val="22"/>
              </w:rPr>
              <w:t>previous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Shifted within the previous monthly cycle and data set</w:t>
            </w:r>
          </w:p>
        </w:tc>
        <w:bookmarkEnd w:id="90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07" w:name="BKM_AEADF8B1_8239_4360_B86C_EBE77218365C"/>
            <w:r>
              <w:rPr>
                <w:b/>
                <w:bCs/>
                <w:sz w:val="22"/>
                <w:szCs w:val="22"/>
              </w:rPr>
              <w:t>twentyMinute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20-minute interval</w:t>
            </w:r>
          </w:p>
        </w:tc>
        <w:bookmarkEnd w:id="90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08" w:name="BKM_03AF44AE_3CDF_4f9b_B555_3E7A3C21E82C"/>
            <w:r>
              <w:rPr>
                <w:b/>
                <w:bCs/>
                <w:sz w:val="22"/>
                <w:szCs w:val="22"/>
              </w:rPr>
              <w:t>fixedBlock60Min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Fixed Block</w:t>
            </w:r>
          </w:p>
        </w:tc>
        <w:bookmarkEnd w:id="90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09" w:name="BKM_60A8C17B_21E4_4c63_B678_D76C410E8B76"/>
            <w:r>
              <w:rPr>
                <w:b/>
                <w:bCs/>
                <w:sz w:val="22"/>
                <w:szCs w:val="22"/>
              </w:rPr>
              <w:t>fixedBlock30Min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Fixed Block</w:t>
            </w:r>
          </w:p>
        </w:tc>
        <w:bookmarkEnd w:id="90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10" w:name="BKM_E2E2DE00_07AE_44fa_B2A9_B314E19E6B4E"/>
            <w:r>
              <w:rPr>
                <w:b/>
                <w:bCs/>
                <w:sz w:val="22"/>
                <w:szCs w:val="22"/>
              </w:rPr>
              <w:t>fixedBlock20Min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20-minute Fixed Block</w:t>
            </w:r>
          </w:p>
        </w:tc>
        <w:bookmarkEnd w:id="91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11" w:name="BKM_FF8E972C_1C3E_4f40_A8A2_21A3CFA846B6"/>
            <w:r>
              <w:rPr>
                <w:b/>
                <w:bCs/>
                <w:sz w:val="22"/>
                <w:szCs w:val="22"/>
              </w:rPr>
              <w:t>fixedBlock15Min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15-minute Fixed Block</w:t>
            </w:r>
          </w:p>
        </w:tc>
        <w:bookmarkEnd w:id="91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12" w:name="BKM_4B9E4326_E713_4699_A8C5_F39FDBC372E8"/>
            <w:r>
              <w:rPr>
                <w:b/>
                <w:bCs/>
                <w:sz w:val="22"/>
                <w:szCs w:val="22"/>
              </w:rPr>
              <w:t>fixedBlock10Min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10-minute Fixed Block</w:t>
            </w:r>
          </w:p>
        </w:tc>
        <w:bookmarkEnd w:id="91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13" w:name="BKM_425B16A1_D79F_4194_99AB_C8DF00838CD4"/>
            <w:r>
              <w:rPr>
                <w:b/>
                <w:bCs/>
                <w:sz w:val="22"/>
                <w:szCs w:val="22"/>
              </w:rPr>
              <w:t>fixedBlock5Min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5-minute Fixed Block</w:t>
            </w:r>
          </w:p>
        </w:tc>
        <w:bookmarkEnd w:id="91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14" w:name="BKM_C1B1F10A_0D80_419d_B0E4_529254D5AE82"/>
            <w:r>
              <w:rPr>
                <w:b/>
                <w:bCs/>
                <w:sz w:val="22"/>
                <w:szCs w:val="22"/>
              </w:rPr>
              <w:t>fixedBlock1Min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1-minute Fixed Block</w:t>
            </w:r>
          </w:p>
        </w:tc>
        <w:bookmarkEnd w:id="91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15" w:name="BKM_4B5CD310_43A1_449c_A8F6_8A5D967809B7"/>
            <w:r>
              <w:rPr>
                <w:b/>
                <w:bCs/>
                <w:sz w:val="22"/>
                <w:szCs w:val="22"/>
              </w:rPr>
              <w:t>rollingBlock60MinIntvl30MinSubIntvl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30-minute sub-intervals</w:t>
            </w:r>
          </w:p>
        </w:tc>
        <w:bookmarkEnd w:id="91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16" w:name="BKM_12A9FDE0_6E63_4c4b_B0C1_99C1498BAD9F"/>
            <w:r>
              <w:rPr>
                <w:b/>
                <w:bCs/>
                <w:sz w:val="22"/>
                <w:szCs w:val="22"/>
              </w:rPr>
              <w:t>rollingBlock60MinIntvl20MinSubIntvl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20-minute sub-intervals</w:t>
            </w:r>
          </w:p>
        </w:tc>
        <w:bookmarkEnd w:id="91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17" w:name="BKM_11186874_64B9_4b12_8BAD_D094049618BB"/>
            <w:r>
              <w:rPr>
                <w:b/>
                <w:bCs/>
                <w:sz w:val="22"/>
                <w:szCs w:val="22"/>
              </w:rPr>
              <w:t>rollingBlock60MinIntvl15MinSubIntvl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15-minute sub-intervals</w:t>
            </w:r>
          </w:p>
        </w:tc>
        <w:bookmarkEnd w:id="91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18" w:name="BKM_C3D911B2_0EC8_459e_B27D_8C0CD3917C69"/>
            <w:r>
              <w:rPr>
                <w:b/>
                <w:bCs/>
                <w:sz w:val="22"/>
                <w:szCs w:val="22"/>
              </w:rPr>
              <w:t>rollingBlock60MinIntvl12MinSubIntvl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12-minute sub-intervals</w:t>
            </w:r>
          </w:p>
        </w:tc>
        <w:bookmarkEnd w:id="91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19" w:name="BKM_D17B3727_8E4A_4344_927F_29E312B9FC07"/>
            <w:r>
              <w:rPr>
                <w:b/>
                <w:bCs/>
                <w:sz w:val="22"/>
                <w:szCs w:val="22"/>
              </w:rPr>
              <w:t>rollingBlock60MinIntvl10MinSubIntvl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10-minute sub-intervals</w:t>
            </w:r>
          </w:p>
        </w:tc>
        <w:bookmarkEnd w:id="91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20" w:name="BKM_ABD861D9_2A96_46fb_BB20_8DB0398E4556"/>
            <w:r>
              <w:rPr>
                <w:b/>
                <w:bCs/>
                <w:sz w:val="22"/>
                <w:szCs w:val="22"/>
              </w:rPr>
              <w:t>rollingBlock60MinIntvl6MinSubIntvl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6-minute sub-intervals</w:t>
            </w:r>
          </w:p>
        </w:tc>
        <w:bookmarkEnd w:id="92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21" w:name="BKM_F7D738DD_991D_41d0_ACA8_7EBE050725C6"/>
            <w:r>
              <w:rPr>
                <w:b/>
                <w:bCs/>
                <w:sz w:val="22"/>
                <w:szCs w:val="22"/>
              </w:rPr>
              <w:t>rollingBlock60MinIntvl5MinSubIntvl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5-minute sub-intervals</w:t>
            </w:r>
          </w:p>
        </w:tc>
        <w:bookmarkEnd w:id="92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22" w:name="BKM_87E5F8B5_BC33_4cf0_B5FF_AA00BFE2B33B"/>
            <w:r>
              <w:rPr>
                <w:b/>
                <w:bCs/>
                <w:sz w:val="22"/>
                <w:szCs w:val="22"/>
              </w:rPr>
              <w:t>rollingBlock60MinIntvl4MinSubIntvl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4-minute sub-intervals</w:t>
            </w:r>
          </w:p>
        </w:tc>
        <w:bookmarkEnd w:id="92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23" w:name="BKM_17B2B4EA_B1FC_4fc0_93A8_DCC85B394C13"/>
            <w:r>
              <w:rPr>
                <w:b/>
                <w:bCs/>
                <w:sz w:val="22"/>
                <w:szCs w:val="22"/>
              </w:rPr>
              <w:t>rollingBlock30MinIntvl15MinSubIntvl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Rolling Block with 15-minute sub-intervals</w:t>
            </w:r>
          </w:p>
        </w:tc>
        <w:bookmarkEnd w:id="92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24" w:name="BKM_50BF1585_FFC2_4a0e_84C5_DFF0431C65BC"/>
            <w:r>
              <w:rPr>
                <w:b/>
                <w:bCs/>
                <w:sz w:val="22"/>
                <w:szCs w:val="22"/>
              </w:rPr>
              <w:t>rollingBlock30MinIntvl10MinSubIntvl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Rolling Block with 10-minute sub-intervals</w:t>
            </w:r>
          </w:p>
        </w:tc>
        <w:bookmarkEnd w:id="92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25" w:name="BKM_AADD0246_C750_492c_B0D0_CFFD49FA2FC3"/>
            <w:r>
              <w:rPr>
                <w:b/>
                <w:bCs/>
                <w:sz w:val="22"/>
                <w:szCs w:val="22"/>
              </w:rPr>
              <w:t>rollingBlock30MinIntvl6MinSubIntvl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Rolling Block with 6-minute sub-intervals</w:t>
            </w:r>
          </w:p>
        </w:tc>
        <w:bookmarkEnd w:id="92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26" w:name="BKM_FABA6ACB_608D_46ee_9CD1_5D8422133166"/>
            <w:r>
              <w:rPr>
                <w:b/>
                <w:bCs/>
                <w:sz w:val="22"/>
                <w:szCs w:val="22"/>
              </w:rPr>
              <w:t>rollingBlock30MinIntvl5MinSubIntvl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Rolling Block with 5-minute sub-intervals</w:t>
            </w:r>
          </w:p>
        </w:tc>
        <w:bookmarkEnd w:id="92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27" w:name="BKM_DECD7909_66E5_4e90_84A7_26C550779BCC"/>
            <w:r>
              <w:rPr>
                <w:b/>
                <w:bCs/>
                <w:sz w:val="22"/>
                <w:szCs w:val="22"/>
              </w:rPr>
              <w:t>rollingBlock30MinIntvl3MinSubIntvl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Rolling Block with 3-minute sub-intervals</w:t>
            </w:r>
          </w:p>
        </w:tc>
        <w:bookmarkEnd w:id="92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28" w:name="BKM_09A15EB1_45C5_4ef4_AB64_A36D34694C13"/>
            <w:r>
              <w:rPr>
                <w:b/>
                <w:bCs/>
                <w:sz w:val="22"/>
                <w:szCs w:val="22"/>
              </w:rPr>
              <w:t>rollingBlock30MinIntvl2MinSubIntvl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Rolling Block with 2-minute sub-intervals</w:t>
            </w:r>
          </w:p>
        </w:tc>
        <w:bookmarkEnd w:id="92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29" w:name="BKM_02859A96_6A9B_4059_92E9_D35E8FCFE795"/>
            <w:r>
              <w:rPr>
                <w:b/>
                <w:bCs/>
                <w:sz w:val="22"/>
                <w:szCs w:val="22"/>
              </w:rPr>
              <w:t>rollingBlock15MinIntvl5MinSubIntvl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15-minute Rolling Block with 5-minute sub-intervals</w:t>
            </w:r>
          </w:p>
        </w:tc>
        <w:bookmarkEnd w:id="92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30" w:name="BKM_5F3B4D4C_A2EF_4a15_848E_8446F357358E"/>
            <w:r>
              <w:rPr>
                <w:b/>
                <w:bCs/>
                <w:sz w:val="22"/>
                <w:szCs w:val="22"/>
              </w:rPr>
              <w:t>rollingBlock15MinIntvl3MinSubIntvl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15-minute Rolling Block with 3-minute sub-intervals</w:t>
            </w:r>
          </w:p>
        </w:tc>
        <w:bookmarkEnd w:id="93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31" w:name="BKM_1A8CF1B9_6B10_4a67_B66C_6FB0391BD734"/>
            <w:r>
              <w:rPr>
                <w:b/>
                <w:bCs/>
                <w:sz w:val="22"/>
                <w:szCs w:val="22"/>
              </w:rPr>
              <w:t>rollingBlock15MinIntvl1MinSubIntvl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15-minute Rolling Block with 1-minute sub-intervals</w:t>
            </w:r>
          </w:p>
        </w:tc>
        <w:bookmarkEnd w:id="93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32" w:name="BKM_55EE1F3C_E336_4977_BEA2_735627D947D9"/>
            <w:r>
              <w:rPr>
                <w:b/>
                <w:bCs/>
                <w:sz w:val="22"/>
                <w:szCs w:val="22"/>
              </w:rPr>
              <w:t>rollingBlock10MinIntvl5MinSubIntvl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10-minute Rolling Block with 5-minute sub-intervals</w:t>
            </w:r>
          </w:p>
        </w:tc>
        <w:bookmarkEnd w:id="93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33" w:name="BKM_9C0B7FA4_1728_42ac_8660_B52F7FF214CC"/>
            <w:r>
              <w:rPr>
                <w:b/>
                <w:bCs/>
                <w:sz w:val="22"/>
                <w:szCs w:val="22"/>
              </w:rPr>
              <w:t>rollingBlock10MinIntvl2MinSubIntvl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10-minute Rolling Block with 2-minute sub-intervals</w:t>
            </w:r>
          </w:p>
        </w:tc>
        <w:bookmarkEnd w:id="93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34" w:name="BKM_80729BDD_6E54_4315_A46F_1C7E6DEA4481"/>
            <w:r>
              <w:rPr>
                <w:b/>
                <w:bCs/>
                <w:sz w:val="22"/>
                <w:szCs w:val="22"/>
              </w:rPr>
              <w:t>rollingBlock10MinIntvl1MinSubIntvl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10-minute Rolling Block with 1-minute sub-intervals</w:t>
            </w:r>
          </w:p>
        </w:tc>
        <w:bookmarkEnd w:id="93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35" w:name="BKM_46FC902F_1526_4e05_90AE_462779745425"/>
            <w:bookmarkEnd w:id="935"/>
            <w:r>
              <w:rPr>
                <w:b/>
                <w:bCs/>
                <w:sz w:val="22"/>
                <w:szCs w:val="22"/>
              </w:rPr>
              <w:t>rollingBlock5MinIntvl1MinSubIntvl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5-minute Rolling Block with 1-minute sub-intervals</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936" w:name="BKM_9F773B16_C1F4_4f25_A1DC_3FB4AF26EA97"/>
      <w:bookmarkEnd w:id="936"/>
      <w:r w:rsidRPr="00FA49F7">
        <w:rPr>
          <w:sz w:val="25"/>
          <w:szCs w:val="24"/>
          <w:u w:val="none"/>
          <w:shd w:val="clear" w:color="auto" w:fill="auto"/>
        </w:rPr>
        <w:t>PhaseCodeKind</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sz w:val="25"/>
          <w:szCs w:val="24"/>
        </w:rPr>
      </w:pPr>
      <w:r w:rsidRPr="00FA49F7">
        <w:rPr>
          <w:rFonts w:ascii="Arial" w:hAnsi="Arial" w:cs="Arial"/>
          <w:sz w:val="25"/>
          <w:szCs w:val="24"/>
        </w:rPr>
        <w:t>Enumeration of phase identifiers. Allows designation of phases for both transmission and distribution equipment, circuits and loads.</w:t>
      </w:r>
    </w:p>
    <w:p w:rsidR="00996343" w:rsidRDefault="00996343" w:rsidP="00996343">
      <w:pPr>
        <w:spacing w:after="120"/>
        <w:ind w:left="2160"/>
        <w:rPr>
          <w:sz w:val="24"/>
          <w:szCs w:val="24"/>
        </w:rPr>
      </w:pPr>
      <w:r>
        <w:rPr>
          <w:sz w:val="24"/>
          <w:szCs w:val="24"/>
        </w:rPr>
        <w:t>Residential and small commercial loads are often served from single-phase, or split-phase, secondary circuits. Phases 1 and 2 refer to hot wires that are 180 degrees out of phase, while N refers to the neutral wire. Through single-phase transformer connections, these secondary circuits may be served from one or two of the primary phases A, B, and C. For three-phase loads, use the A, B, C phase codes instead of s12N.</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937" w:name="BKM_A151C0AF_AE3E_403b_B9AA_DB23BCCC91FE"/>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none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Not applicable to any phase</w:t>
            </w:r>
          </w:p>
        </w:tc>
        <w:bookmarkEnd w:id="93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38" w:name="BKM_2605867B_60C5_4228_8D41_C552D0905FB6"/>
            <w:r>
              <w:rPr>
                <w:b/>
                <w:bCs/>
                <w:sz w:val="22"/>
                <w:szCs w:val="22"/>
              </w:rPr>
              <w:t>phaseN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Neutral</w:t>
            </w:r>
          </w:p>
        </w:tc>
        <w:bookmarkEnd w:id="93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39" w:name="BKM_D6B7567F_2B4F_455c_B562_9523727ECCA0"/>
            <w:r>
              <w:rPr>
                <w:b/>
                <w:bCs/>
                <w:sz w:val="22"/>
                <w:szCs w:val="22"/>
              </w:rPr>
              <w:t>phaseNtoGnd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Neutral to ground</w:t>
            </w:r>
          </w:p>
        </w:tc>
        <w:bookmarkEnd w:id="93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40" w:name="BKM_06DADFDF_58A2_4683_9AEB_BCEA51323CED"/>
            <w:r>
              <w:rPr>
                <w:b/>
                <w:bCs/>
                <w:sz w:val="22"/>
                <w:szCs w:val="22"/>
              </w:rPr>
              <w:t>phaseC</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C</w:t>
            </w:r>
          </w:p>
        </w:tc>
        <w:bookmarkEnd w:id="94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41" w:name="BKM_CED6D4B8_D24A_44f6_9544_2132945A339B"/>
            <w:r>
              <w:rPr>
                <w:b/>
                <w:bCs/>
                <w:sz w:val="22"/>
                <w:szCs w:val="22"/>
              </w:rPr>
              <w:t>phaseCtoN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C to Neutral</w:t>
            </w:r>
          </w:p>
        </w:tc>
        <w:bookmarkEnd w:id="94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42" w:name="BKM_12B36C45_AFF0_4049_B089_95720158F204"/>
            <w:r>
              <w:rPr>
                <w:b/>
                <w:bCs/>
                <w:sz w:val="22"/>
                <w:szCs w:val="22"/>
              </w:rPr>
              <w:t>phaseCtoAv</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C current or voltage relative to Phase A voltage</w:t>
            </w:r>
          </w:p>
        </w:tc>
        <w:bookmarkEnd w:id="94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43" w:name="BKM_0C260DB3_244D_4679_9C46_BD3E65BE2170"/>
            <w:r>
              <w:rPr>
                <w:b/>
                <w:bCs/>
                <w:sz w:val="22"/>
                <w:szCs w:val="22"/>
              </w:rPr>
              <w:t>phaseCAtoN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CA to Neutral</w:t>
            </w:r>
          </w:p>
        </w:tc>
        <w:bookmarkEnd w:id="94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44" w:name="BKM_FBFDBFD5_4CC5_4b48_A67F_D25917DEA084"/>
            <w:r>
              <w:rPr>
                <w:b/>
                <w:bCs/>
                <w:sz w:val="22"/>
                <w:szCs w:val="22"/>
              </w:rPr>
              <w:t>phaseB</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B</w:t>
            </w:r>
          </w:p>
        </w:tc>
        <w:bookmarkEnd w:id="94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45" w:name="BKM_216F37E9_8183_44b9_9596_0D43BBB121D8"/>
            <w:r>
              <w:rPr>
                <w:b/>
                <w:bCs/>
                <w:sz w:val="22"/>
                <w:szCs w:val="22"/>
              </w:rPr>
              <w:t>phaseBtoN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B to Neutral</w:t>
            </w:r>
          </w:p>
        </w:tc>
        <w:bookmarkEnd w:id="94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46" w:name="BKM_701E27B3_E017_4854_A6E6_16A47B97C5F8"/>
            <w:r>
              <w:rPr>
                <w:b/>
                <w:bCs/>
                <w:sz w:val="22"/>
                <w:szCs w:val="22"/>
              </w:rPr>
              <w:t>phaseBtoC</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B to C</w:t>
            </w:r>
          </w:p>
        </w:tc>
        <w:bookmarkEnd w:id="94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47" w:name="BKM_528359DC_0814_49da_BB7F_7C9184C8D9BE"/>
            <w:r>
              <w:rPr>
                <w:b/>
                <w:bCs/>
                <w:sz w:val="22"/>
                <w:szCs w:val="22"/>
              </w:rPr>
              <w:t>phaseBtoAv</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B current or voltage relative to Phase A voltage</w:t>
            </w:r>
          </w:p>
        </w:tc>
        <w:bookmarkEnd w:id="94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48" w:name="BKM_92A665CE_3C3B_4ee4_B5BC_0B7E49BAE369"/>
            <w:r>
              <w:rPr>
                <w:b/>
                <w:bCs/>
                <w:sz w:val="22"/>
                <w:szCs w:val="22"/>
              </w:rPr>
              <w:t>phaseBCtoN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BC to Neutral</w:t>
            </w:r>
          </w:p>
        </w:tc>
        <w:bookmarkEnd w:id="94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49" w:name="BKM_84A3EA8A_56F7_445b_B663_26C67811A44E"/>
            <w:r>
              <w:rPr>
                <w:b/>
                <w:bCs/>
                <w:sz w:val="22"/>
                <w:szCs w:val="22"/>
              </w:rPr>
              <w:t>phaseA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A</w:t>
            </w:r>
          </w:p>
        </w:tc>
        <w:bookmarkEnd w:id="94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50" w:name="BKM_B0D43045_6C78_47c4_A31A_068A4D3D5449"/>
            <w:r>
              <w:rPr>
                <w:b/>
                <w:bCs/>
                <w:sz w:val="22"/>
                <w:szCs w:val="22"/>
              </w:rPr>
              <w:t>phaseAtoN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A to Neutral</w:t>
            </w:r>
          </w:p>
        </w:tc>
        <w:bookmarkEnd w:id="95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51" w:name="BKM_0353C05F_34B8_4d72_B547_4BAF22516690"/>
            <w:r>
              <w:rPr>
                <w:b/>
                <w:bCs/>
                <w:sz w:val="22"/>
                <w:szCs w:val="22"/>
              </w:rPr>
              <w:t>phaseAtoB</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A to B</w:t>
            </w:r>
          </w:p>
        </w:tc>
        <w:bookmarkEnd w:id="95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52" w:name="BKM_1937E7D9_9286_4c05_B488_C5BBD62CBFDC"/>
            <w:r>
              <w:rPr>
                <w:b/>
                <w:bCs/>
                <w:sz w:val="22"/>
                <w:szCs w:val="22"/>
              </w:rPr>
              <w:t>phaseAtoAv</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A current relative to Phase A voltage</w:t>
            </w:r>
          </w:p>
        </w:tc>
        <w:bookmarkEnd w:id="95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53" w:name="BKM_AC89CF4D_1EAA_4bc5_BE58_754FA39627FE"/>
            <w:r>
              <w:rPr>
                <w:b/>
                <w:bCs/>
                <w:sz w:val="22"/>
                <w:szCs w:val="22"/>
              </w:rPr>
              <w:t>phaseABtoN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AB to Neutral</w:t>
            </w:r>
          </w:p>
        </w:tc>
        <w:bookmarkEnd w:id="95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54" w:name="BKM_D0CF634E_909E_41a9_BAE6_7022CF7BED92"/>
            <w:r>
              <w:rPr>
                <w:b/>
                <w:bCs/>
                <w:sz w:val="22"/>
                <w:szCs w:val="22"/>
              </w:rPr>
              <w:t>phasesABC</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Involving all phases</w:t>
            </w:r>
          </w:p>
        </w:tc>
        <w:bookmarkEnd w:id="95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55" w:name="BKM_4A2ED12E_A56A_4848_B766_E8DAA531D419"/>
            <w:r>
              <w:rPr>
                <w:b/>
                <w:bCs/>
                <w:sz w:val="22"/>
                <w:szCs w:val="22"/>
              </w:rPr>
              <w:t>phaseABCtoN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ABC to Neutral</w:t>
            </w:r>
          </w:p>
        </w:tc>
        <w:bookmarkEnd w:id="95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56" w:name="BKM_FE469021_2C9F_4220_B299_E186BDD8B88E"/>
            <w:r>
              <w:rPr>
                <w:b/>
                <w:bCs/>
                <w:sz w:val="22"/>
                <w:szCs w:val="22"/>
              </w:rPr>
              <w:t>s2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S2</w:t>
            </w:r>
          </w:p>
        </w:tc>
        <w:bookmarkEnd w:id="95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57" w:name="BKM_5094D8E3_C5E0_4630_B75D_B6C826740638"/>
            <w:r>
              <w:rPr>
                <w:b/>
                <w:bCs/>
                <w:sz w:val="22"/>
                <w:szCs w:val="22"/>
              </w:rPr>
              <w:t>s2N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S2 to Neutral</w:t>
            </w:r>
          </w:p>
        </w:tc>
        <w:bookmarkEnd w:id="95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58" w:name="BKM_92C922AC_B9AC_4627_A628_9088A10C2D85"/>
            <w:r>
              <w:rPr>
                <w:b/>
                <w:bCs/>
                <w:sz w:val="22"/>
                <w:szCs w:val="22"/>
              </w:rPr>
              <w:t>s1</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S1</w:t>
            </w:r>
          </w:p>
        </w:tc>
        <w:bookmarkEnd w:id="95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59" w:name="BKM_73EC070F_CEAB_4f4f_97F0_A20D6DFAD962"/>
            <w:r>
              <w:rPr>
                <w:b/>
                <w:bCs/>
                <w:sz w:val="22"/>
                <w:szCs w:val="22"/>
              </w:rPr>
              <w:t>s1N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S1 to Neutral</w:t>
            </w:r>
          </w:p>
        </w:tc>
        <w:bookmarkEnd w:id="95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60" w:name="BKM_C78607CC_AE65_4660_B255_DDA72AE2839E"/>
            <w:r>
              <w:rPr>
                <w:b/>
                <w:bCs/>
                <w:sz w:val="22"/>
                <w:szCs w:val="22"/>
              </w:rPr>
              <w:t>s12</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S1 to S2</w:t>
            </w:r>
          </w:p>
        </w:tc>
        <w:bookmarkEnd w:id="96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61" w:name="BKM_CAC6EFE7_8DE5_49c2_A70E_D1E91592C8A6"/>
            <w:r>
              <w:rPr>
                <w:b/>
                <w:bCs/>
                <w:sz w:val="22"/>
                <w:szCs w:val="22"/>
              </w:rPr>
              <w:t>s12N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Phase S1, S2 to Neutral</w:t>
            </w:r>
          </w:p>
        </w:tc>
        <w:bookmarkEnd w:id="96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62" w:name="BKM_65901667_6AE2_4df2_8B1A_6AFE3186980A"/>
            <w:r>
              <w:rPr>
                <w:b/>
                <w:bCs/>
                <w:sz w:val="22"/>
                <w:szCs w:val="22"/>
              </w:rPr>
              <w:t>threeWireWye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3W</w:t>
            </w:r>
            <w:ins w:id="963" w:author="" w:date="2012-07-19T14:34:00Z">
              <w:r w:rsidR="00130375">
                <w:rPr>
                  <w:i/>
                  <w:iCs/>
                  <w:sz w:val="22"/>
                  <w:szCs w:val="22"/>
                </w:rPr>
                <w:t>ire</w:t>
              </w:r>
            </w:ins>
            <w:r>
              <w:rPr>
                <w:i/>
                <w:iCs/>
                <w:sz w:val="22"/>
                <w:szCs w:val="22"/>
              </w:rPr>
              <w:t xml:space="preserve"> Wye</w:t>
            </w:r>
          </w:p>
        </w:tc>
        <w:bookmarkEnd w:id="96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64" w:name="BKM_7001D221_F384_425a_92C4_F28B1F9F8347"/>
            <w:r>
              <w:rPr>
                <w:b/>
                <w:bCs/>
                <w:sz w:val="22"/>
                <w:szCs w:val="22"/>
              </w:rPr>
              <w:t>fourWireWye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4W</w:t>
            </w:r>
            <w:ins w:id="965" w:author="" w:date="2012-07-19T14:34:00Z">
              <w:r w:rsidR="00130375">
                <w:rPr>
                  <w:i/>
                  <w:iCs/>
                  <w:sz w:val="22"/>
                  <w:szCs w:val="22"/>
                </w:rPr>
                <w:t>ire</w:t>
              </w:r>
            </w:ins>
            <w:r>
              <w:rPr>
                <w:i/>
                <w:iCs/>
                <w:sz w:val="22"/>
                <w:szCs w:val="22"/>
              </w:rPr>
              <w:t xml:space="preserve"> Wye</w:t>
            </w:r>
          </w:p>
        </w:tc>
        <w:bookmarkEnd w:id="96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66" w:name="BKM_0BE3AD89_6663_429a_A3D0_CC67802A4172"/>
            <w:r>
              <w:rPr>
                <w:b/>
                <w:bCs/>
                <w:sz w:val="22"/>
                <w:szCs w:val="22"/>
              </w:rPr>
              <w:t>threeWireDelta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3W</w:t>
            </w:r>
            <w:ins w:id="967" w:author="" w:date="2012-07-19T14:34:00Z">
              <w:r w:rsidR="00130375">
                <w:rPr>
                  <w:i/>
                  <w:iCs/>
                  <w:sz w:val="22"/>
                  <w:szCs w:val="22"/>
                </w:rPr>
                <w:t>ire</w:t>
              </w:r>
            </w:ins>
            <w:r>
              <w:rPr>
                <w:i/>
                <w:iCs/>
                <w:sz w:val="22"/>
                <w:szCs w:val="22"/>
              </w:rPr>
              <w:t xml:space="preserve"> Delta</w:t>
            </w:r>
          </w:p>
        </w:tc>
        <w:bookmarkEnd w:id="96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68" w:name="BKM_90CC78C1_A062_4a81_B365_4300686AEFCD"/>
            <w:r>
              <w:rPr>
                <w:b/>
                <w:bCs/>
                <w:sz w:val="22"/>
                <w:szCs w:val="22"/>
              </w:rPr>
              <w:t>fourWireDelta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4W</w:t>
            </w:r>
            <w:ins w:id="969" w:author="" w:date="2012-07-19T14:34:00Z">
              <w:r w:rsidR="00130375">
                <w:rPr>
                  <w:i/>
                  <w:iCs/>
                  <w:sz w:val="22"/>
                  <w:szCs w:val="22"/>
                </w:rPr>
                <w:t>ire</w:t>
              </w:r>
            </w:ins>
            <w:r>
              <w:rPr>
                <w:i/>
                <w:iCs/>
                <w:sz w:val="22"/>
                <w:szCs w:val="22"/>
              </w:rPr>
              <w:t xml:space="preserve"> Delta</w:t>
            </w:r>
          </w:p>
        </w:tc>
        <w:bookmarkEnd w:id="96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70" w:name="BKM_0DFD437F_17AF_48d3_BFA8_42F096DC89F6"/>
            <w:r>
              <w:rPr>
                <w:b/>
                <w:bCs/>
                <w:sz w:val="22"/>
                <w:szCs w:val="22"/>
              </w:rPr>
              <w:t>fourWireHLDelta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4W</w:t>
            </w:r>
            <w:ins w:id="971" w:author="" w:date="2012-07-19T14:34:00Z">
              <w:r w:rsidR="00130375">
                <w:rPr>
                  <w:i/>
                  <w:iCs/>
                  <w:sz w:val="22"/>
                  <w:szCs w:val="22"/>
                </w:rPr>
                <w:t>ire</w:t>
              </w:r>
            </w:ins>
            <w:r>
              <w:rPr>
                <w:i/>
                <w:iCs/>
                <w:sz w:val="22"/>
                <w:szCs w:val="22"/>
              </w:rPr>
              <w:t xml:space="preserve"> High-leg Delta</w:t>
            </w:r>
          </w:p>
        </w:tc>
        <w:bookmarkEnd w:id="97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72" w:name="BKM_7FAE2E57_80D8_459f_92FB_9A380631F8BC"/>
            <w:r>
              <w:rPr>
                <w:b/>
                <w:bCs/>
                <w:sz w:val="22"/>
                <w:szCs w:val="22"/>
              </w:rPr>
              <w:t>fourWireOpenDelta</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4W</w:t>
            </w:r>
            <w:ins w:id="973" w:author="" w:date="2012-07-19T14:34:00Z">
              <w:r w:rsidR="00130375">
                <w:rPr>
                  <w:i/>
                  <w:iCs/>
                  <w:sz w:val="22"/>
                  <w:szCs w:val="22"/>
                </w:rPr>
                <w:t>ire</w:t>
              </w:r>
            </w:ins>
            <w:r>
              <w:rPr>
                <w:i/>
                <w:iCs/>
                <w:sz w:val="22"/>
                <w:szCs w:val="22"/>
              </w:rPr>
              <w:t xml:space="preserve"> Open Delta</w:t>
            </w:r>
          </w:p>
        </w:tc>
        <w:bookmarkEnd w:id="97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74" w:name="BKM_73D33AA8_4AC4_495c_A323_59FF235207A6"/>
            <w:bookmarkEnd w:id="974"/>
            <w:r>
              <w:rPr>
                <w:b/>
                <w:bCs/>
                <w:sz w:val="22"/>
                <w:szCs w:val="22"/>
              </w:rPr>
              <w:t>networked</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Networked meter</w:t>
            </w:r>
          </w:p>
        </w:tc>
      </w:tr>
    </w:tbl>
    <w:p w:rsidR="00996343" w:rsidRPr="00FA49F7" w:rsidRDefault="00996343" w:rsidP="000778EA">
      <w:pPr>
        <w:pStyle w:val="EA-ObjectLabel"/>
        <w:numPr>
          <w:ilvl w:val="0"/>
          <w:numId w:val="4"/>
        </w:numPr>
        <w:spacing w:before="240" w:after="120"/>
        <w:ind w:left="720" w:hanging="360"/>
        <w:rPr>
          <w:sz w:val="25"/>
          <w:szCs w:val="24"/>
          <w:shd w:val="clear" w:color="auto" w:fill="auto"/>
        </w:rPr>
      </w:pPr>
      <w:bookmarkStart w:id="975" w:name="BKM_8B085E9E_BA60_45e0_9E81_B1927E312ABE"/>
      <w:bookmarkEnd w:id="975"/>
      <w:r w:rsidRPr="00FA49F7">
        <w:rPr>
          <w:sz w:val="25"/>
          <w:szCs w:val="24"/>
          <w:u w:val="none"/>
          <w:shd w:val="clear" w:color="auto" w:fill="auto"/>
        </w:rPr>
        <w:t>TimeAttributeKind</w:t>
      </w:r>
      <w:r w:rsidRPr="00FA49F7">
        <w:rPr>
          <w:sz w:val="25"/>
          <w:szCs w:val="24"/>
          <w:u w:val="none"/>
          <w:shd w:val="clear" w:color="auto" w:fill="auto"/>
          <w:lang w:val="en-US"/>
        </w:rPr>
        <w:t xml:space="preserve">  </w:t>
      </w:r>
      <w:r w:rsidRPr="00FA49F7">
        <w:rPr>
          <w:b w:val="0"/>
          <w:bCs w:val="0"/>
          <w:i/>
          <w:iCs/>
          <w:sz w:val="25"/>
          <w:szCs w:val="24"/>
          <w:u w:val="none"/>
          <w:shd w:val="clear" w:color="auto" w:fill="auto"/>
          <w:lang w:val="en-US"/>
        </w:rPr>
        <w:t>«enumeration»</w:t>
      </w:r>
    </w:p>
    <w:p w:rsidR="00996343" w:rsidRPr="00FA49F7" w:rsidRDefault="00996343" w:rsidP="00996343">
      <w:pPr>
        <w:spacing w:after="120"/>
        <w:ind w:left="2160"/>
        <w:rPr>
          <w:rFonts w:ascii="Arial" w:hAnsi="Arial" w:cs="Arial"/>
        </w:rPr>
      </w:pPr>
      <w:r w:rsidRPr="00FA49F7">
        <w:rPr>
          <w:rFonts w:ascii="Arial" w:hAnsi="Arial" w:cs="Arial"/>
          <w:i/>
          <w:iCs/>
          <w:sz w:val="25"/>
          <w:szCs w:val="24"/>
        </w:rPr>
        <w:t>This value identifies the time period during which this measurement was performed. For example if averated (see DataQualifierKind) what period is averaged. Other complex time periods for how a measurement is computed are identified.</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996343" w:rsidTr="000778EA">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bookmarkStart w:id="976" w:name="BKM_156BD8DF_A2EA_425e_8B92_E0872ACEF988"/>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996343" w:rsidRDefault="00996343" w:rsidP="000778EA">
            <w:pPr>
              <w:spacing w:before="20" w:after="20"/>
              <w:rPr>
                <w:b/>
                <w:bCs/>
                <w:color w:val="FFFFFF"/>
                <w:sz w:val="22"/>
                <w:szCs w:val="22"/>
              </w:rPr>
            </w:pPr>
            <w:r>
              <w:rPr>
                <w:b/>
                <w:bCs/>
                <w:color w:val="FFFFFF"/>
                <w:sz w:val="22"/>
                <w:szCs w:val="22"/>
              </w:rPr>
              <w:t>Description</w:t>
            </w:r>
          </w:p>
        </w:tc>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b/>
                <w:bCs/>
                <w:sz w:val="22"/>
                <w:szCs w:val="22"/>
              </w:rPr>
              <w:t>twelveMinute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12-minute</w:t>
            </w:r>
          </w:p>
        </w:tc>
        <w:bookmarkEnd w:id="97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77" w:name="BKM_353E0258_72B1_415d_BFC3_13DA84F77A60"/>
            <w:r>
              <w:rPr>
                <w:b/>
                <w:bCs/>
                <w:sz w:val="22"/>
                <w:szCs w:val="22"/>
              </w:rPr>
              <w:t>twoHour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2-hour</w:t>
            </w:r>
          </w:p>
        </w:tc>
        <w:bookmarkEnd w:id="97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78" w:name="BKM_C625D286_A748_4ab6_9667_C9ABB5B57485"/>
            <w:r>
              <w:rPr>
                <w:b/>
                <w:bCs/>
                <w:sz w:val="22"/>
                <w:szCs w:val="22"/>
              </w:rPr>
              <w:t>fourHour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4-hour</w:t>
            </w:r>
          </w:p>
        </w:tc>
        <w:bookmarkEnd w:id="97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79" w:name="BKM_4B6A9C0E_A860_4fa7_90E6_2931A918A1FC"/>
            <w:r>
              <w:rPr>
                <w:b/>
                <w:bCs/>
                <w:sz w:val="22"/>
                <w:szCs w:val="22"/>
              </w:rPr>
              <w:t>sixHour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6-hour</w:t>
            </w:r>
          </w:p>
        </w:tc>
        <w:bookmarkEnd w:id="97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80" w:name="BKM_02E8D718_6082_4f5f_967B_B41D134F010A"/>
            <w:r>
              <w:rPr>
                <w:b/>
                <w:bCs/>
                <w:sz w:val="22"/>
                <w:szCs w:val="22"/>
              </w:rPr>
              <w:t>twelveHour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12-hour</w:t>
            </w:r>
          </w:p>
        </w:tc>
        <w:bookmarkEnd w:id="98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81" w:name="BKM_1A4D9354_DDDC_46fb_BF76_CB350C0D6944"/>
            <w:r>
              <w:rPr>
                <w:b/>
                <w:bCs/>
                <w:sz w:val="22"/>
                <w:szCs w:val="22"/>
              </w:rPr>
              <w:t>specifiedInterval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 xml:space="preserve">The interval length is described in attribute #10 </w:t>
            </w:r>
            <w:ins w:id="982" w:author="" w:date="2012-07-19T15:55:00Z">
              <w:r w:rsidR="000D0DA8">
                <w:rPr>
                  <w:b/>
                  <w:sz w:val="22"/>
                  <w:szCs w:val="22"/>
                </w:rPr>
                <w:t xml:space="preserve">[what does this refer to?] </w:t>
              </w:r>
            </w:ins>
            <w:r>
              <w:rPr>
                <w:sz w:val="22"/>
                <w:szCs w:val="22"/>
              </w:rPr>
              <w:t xml:space="preserve">in seconds. Attribute #11 </w:t>
            </w:r>
            <w:ins w:id="983" w:author="" w:date="2012-07-19T15:56:00Z">
              <w:r w:rsidR="000D0DA8">
                <w:rPr>
                  <w:b/>
                  <w:sz w:val="22"/>
                  <w:szCs w:val="22"/>
                </w:rPr>
                <w:t xml:space="preserve">[what does this refer to?] </w:t>
              </w:r>
            </w:ins>
            <w:r>
              <w:rPr>
                <w:sz w:val="22"/>
                <w:szCs w:val="22"/>
              </w:rPr>
              <w:t>should be ‘1’ for whole seconds.</w:t>
            </w:r>
          </w:p>
        </w:tc>
        <w:bookmarkEnd w:id="98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84" w:name="BKM_99C01746_7A8C_4935_96C0_3D836B2C1879"/>
            <w:r>
              <w:rPr>
                <w:b/>
                <w:bCs/>
                <w:sz w:val="22"/>
                <w:szCs w:val="22"/>
              </w:rPr>
              <w:t>specifiedFixedBlock</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sz w:val="22"/>
                <w:szCs w:val="22"/>
              </w:rPr>
              <w:t xml:space="preserve">The fixed block duration is described in attribute #10 </w:t>
            </w:r>
            <w:ins w:id="985" w:author="" w:date="2012-07-19T15:56:00Z">
              <w:r w:rsidR="000D0DA8">
                <w:rPr>
                  <w:b/>
                  <w:sz w:val="22"/>
                  <w:szCs w:val="22"/>
                </w:rPr>
                <w:t xml:space="preserve">[what does this refer to?] </w:t>
              </w:r>
            </w:ins>
            <w:r>
              <w:rPr>
                <w:sz w:val="22"/>
                <w:szCs w:val="22"/>
              </w:rPr>
              <w:t xml:space="preserve">in seconds. Attribute #11 </w:t>
            </w:r>
            <w:ins w:id="986" w:author="" w:date="2012-07-19T15:56:00Z">
              <w:r w:rsidR="000D0DA8">
                <w:rPr>
                  <w:b/>
                  <w:sz w:val="22"/>
                  <w:szCs w:val="22"/>
                </w:rPr>
                <w:t xml:space="preserve">[what does this refer to?] </w:t>
              </w:r>
            </w:ins>
            <w:r>
              <w:rPr>
                <w:sz w:val="22"/>
                <w:szCs w:val="22"/>
              </w:rPr>
              <w:t>should be ‘1’ for whole seconds.</w:t>
            </w:r>
          </w:p>
        </w:tc>
        <w:bookmarkEnd w:id="98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87" w:name="BKM_EA89BF9C_C8DC_49b5_93DA_27675A32115B"/>
            <w:r>
              <w:rPr>
                <w:b/>
                <w:bCs/>
                <w:sz w:val="22"/>
                <w:szCs w:val="22"/>
              </w:rPr>
              <w:t>specifiedRollingBlock</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The rolling block size is described by attribute #10</w:t>
            </w:r>
            <w:ins w:id="988" w:author="" w:date="2012-07-19T15:56:00Z">
              <w:r w:rsidR="000D0DA8">
                <w:rPr>
                  <w:i/>
                  <w:iCs/>
                  <w:sz w:val="22"/>
                  <w:szCs w:val="22"/>
                </w:rPr>
                <w:t xml:space="preserve"> </w:t>
              </w:r>
              <w:r w:rsidR="000D0DA8">
                <w:rPr>
                  <w:b/>
                  <w:sz w:val="22"/>
                  <w:szCs w:val="22"/>
                </w:rPr>
                <w:t>[what does this refer to?]</w:t>
              </w:r>
            </w:ins>
            <w:r>
              <w:rPr>
                <w:i/>
                <w:iCs/>
                <w:sz w:val="22"/>
                <w:szCs w:val="22"/>
              </w:rPr>
              <w:t xml:space="preserve"> in seconds, and the sub-interval size by attribute #11</w:t>
            </w:r>
            <w:ins w:id="989" w:author="" w:date="2012-07-19T15:56:00Z">
              <w:r w:rsidR="000D0DA8">
                <w:rPr>
                  <w:i/>
                  <w:iCs/>
                  <w:sz w:val="22"/>
                  <w:szCs w:val="22"/>
                </w:rPr>
                <w:t xml:space="preserve"> </w:t>
              </w:r>
              <w:r w:rsidR="000D0DA8">
                <w:rPr>
                  <w:b/>
                  <w:sz w:val="22"/>
                  <w:szCs w:val="22"/>
                </w:rPr>
                <w:t>[what does this refer to?]</w:t>
              </w:r>
            </w:ins>
            <w:r>
              <w:rPr>
                <w:i/>
                <w:iCs/>
                <w:sz w:val="22"/>
                <w:szCs w:val="22"/>
              </w:rPr>
              <w:t xml:space="preserve"> in seconds.</w:t>
            </w:r>
          </w:p>
        </w:tc>
        <w:bookmarkEnd w:id="98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90" w:name="BKM_B877FD24_58B3_4a4c_BE0D_75696B988BED"/>
            <w:r>
              <w:rPr>
                <w:b/>
                <w:bCs/>
                <w:sz w:val="22"/>
                <w:szCs w:val="22"/>
              </w:rPr>
              <w:t>none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Not Applicable</w:t>
            </w:r>
          </w:p>
        </w:tc>
        <w:bookmarkEnd w:id="99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91" w:name="BKM_072113C3_2CBE_4d69_8122_8498635B1FF0"/>
            <w:r>
              <w:rPr>
                <w:b/>
                <w:bCs/>
                <w:sz w:val="22"/>
                <w:szCs w:val="22"/>
              </w:rPr>
              <w:t>tenMinute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10-minute</w:t>
            </w:r>
          </w:p>
        </w:tc>
        <w:bookmarkEnd w:id="99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92" w:name="BKM_E2E10166_B9F1_4ed4_8B6D_236757EA294B"/>
            <w:r>
              <w:rPr>
                <w:b/>
                <w:bCs/>
                <w:sz w:val="22"/>
                <w:szCs w:val="22"/>
              </w:rPr>
              <w:t>fifteenMinute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15-minute</w:t>
            </w:r>
          </w:p>
        </w:tc>
        <w:bookmarkEnd w:id="99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93" w:name="BKM_6C7CF29A_98E8_4fc0_8DB3_D63E77EEA22C"/>
            <w:r>
              <w:rPr>
                <w:b/>
                <w:bCs/>
                <w:sz w:val="22"/>
                <w:szCs w:val="22"/>
              </w:rPr>
              <w:t>oneMinute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1-minute</w:t>
            </w:r>
          </w:p>
        </w:tc>
        <w:bookmarkEnd w:id="99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94" w:name="BKM_B25046C4_6B15_429d_98B6_4FD601942B62"/>
            <w:r>
              <w:rPr>
                <w:b/>
                <w:bCs/>
                <w:sz w:val="22"/>
                <w:szCs w:val="22"/>
              </w:rPr>
              <w:t>twentyfourHour</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24-hour</w:t>
            </w:r>
          </w:p>
        </w:tc>
        <w:bookmarkEnd w:id="99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95" w:name="BKM_65FFF419_83F3_4f03_8721_DE3A12B562CE"/>
            <w:r>
              <w:rPr>
                <w:b/>
                <w:bCs/>
                <w:sz w:val="22"/>
                <w:szCs w:val="22"/>
              </w:rPr>
              <w:t>thirtyMinute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w:t>
            </w:r>
          </w:p>
        </w:tc>
        <w:bookmarkEnd w:id="99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96" w:name="BKM_F66B90EA_5801_4199_9FA0_C4DA81C41B74"/>
            <w:r>
              <w:rPr>
                <w:b/>
                <w:bCs/>
                <w:sz w:val="22"/>
                <w:szCs w:val="22"/>
              </w:rPr>
              <w:t>fiveMinute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5-minute</w:t>
            </w:r>
          </w:p>
        </w:tc>
        <w:bookmarkEnd w:id="99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97" w:name="BKM_DAD68865_FB1F_406e_84A4_A62A4BD44A67"/>
            <w:r>
              <w:rPr>
                <w:b/>
                <w:bCs/>
                <w:sz w:val="22"/>
                <w:szCs w:val="22"/>
              </w:rPr>
              <w:t>sixtyMinute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w:t>
            </w:r>
          </w:p>
        </w:tc>
        <w:bookmarkEnd w:id="99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98" w:name="BKM_282920F2_A3C0_4ca9_A05A_D843E042C930"/>
            <w:r>
              <w:rPr>
                <w:b/>
                <w:bCs/>
                <w:sz w:val="22"/>
                <w:szCs w:val="22"/>
              </w:rPr>
              <w:t>twoMinute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2-minute</w:t>
            </w:r>
          </w:p>
        </w:tc>
        <w:bookmarkEnd w:id="99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999" w:name="BKM_CC3CF5EF_DFD0_44cd_80C4_78A8831109C6"/>
            <w:r>
              <w:rPr>
                <w:b/>
                <w:bCs/>
                <w:sz w:val="22"/>
                <w:szCs w:val="22"/>
              </w:rPr>
              <w:t>threeMinute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3-minute</w:t>
            </w:r>
          </w:p>
        </w:tc>
        <w:bookmarkEnd w:id="99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00" w:name="BKM_AA341BCF_3396_4def_8537_55D3096E6F61"/>
            <w:r>
              <w:rPr>
                <w:b/>
                <w:bCs/>
                <w:sz w:val="22"/>
                <w:szCs w:val="22"/>
              </w:rPr>
              <w:t>present</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Within the present period of time</w:t>
            </w:r>
          </w:p>
        </w:tc>
        <w:bookmarkEnd w:id="100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01" w:name="BKM_EBE092A2_43BE_41e7_91C9_58F81418A465"/>
            <w:r>
              <w:rPr>
                <w:b/>
                <w:bCs/>
                <w:sz w:val="22"/>
                <w:szCs w:val="22"/>
              </w:rPr>
              <w:t>previous</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Shifted within the previous monthly cycle and data set</w:t>
            </w:r>
          </w:p>
        </w:tc>
        <w:bookmarkEnd w:id="100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02" w:name="BKM_A8956BDA_E6E6_4002_9103_28C7B87771DB"/>
            <w:r>
              <w:rPr>
                <w:b/>
                <w:bCs/>
                <w:sz w:val="22"/>
                <w:szCs w:val="22"/>
              </w:rPr>
              <w:t>twentyMinute</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20-minute interval</w:t>
            </w:r>
          </w:p>
        </w:tc>
        <w:bookmarkEnd w:id="100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03" w:name="BKM_E6BDCB8A_C86F_4876_9506_E344328615BF"/>
            <w:r>
              <w:rPr>
                <w:b/>
                <w:bCs/>
                <w:sz w:val="22"/>
                <w:szCs w:val="22"/>
              </w:rPr>
              <w:t>fixedBlock60Min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Fixed Block</w:t>
            </w:r>
          </w:p>
        </w:tc>
        <w:bookmarkEnd w:id="100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04" w:name="BKM_19598084_0A39_4607_941B_1FDD007B54ED"/>
            <w:r>
              <w:rPr>
                <w:b/>
                <w:bCs/>
                <w:sz w:val="22"/>
                <w:szCs w:val="22"/>
              </w:rPr>
              <w:t>fixedBlock30Min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Fixed Block</w:t>
            </w:r>
          </w:p>
        </w:tc>
        <w:bookmarkEnd w:id="100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05" w:name="BKM_645C4EAD_F970_44f5_AD89_5CC4E4C9308C"/>
            <w:r>
              <w:rPr>
                <w:b/>
                <w:bCs/>
                <w:sz w:val="22"/>
                <w:szCs w:val="22"/>
              </w:rPr>
              <w:t>fixedBlock20Min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20-minute Fixed Block</w:t>
            </w:r>
          </w:p>
        </w:tc>
        <w:bookmarkEnd w:id="100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06" w:name="BKM_E468CEF9_146F_4f6d_B46D_3077C1189010"/>
            <w:r>
              <w:rPr>
                <w:b/>
                <w:bCs/>
                <w:sz w:val="22"/>
                <w:szCs w:val="22"/>
              </w:rPr>
              <w:t>fixedBlock15Min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15-minute Fixed Block</w:t>
            </w:r>
          </w:p>
        </w:tc>
        <w:bookmarkEnd w:id="100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07" w:name="BKM_B43F8292_6F05_4223_93DC_B5485099F04E"/>
            <w:r>
              <w:rPr>
                <w:b/>
                <w:bCs/>
                <w:sz w:val="22"/>
                <w:szCs w:val="22"/>
              </w:rPr>
              <w:t>fixedBlock10Min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10-minute Fixed Block</w:t>
            </w:r>
          </w:p>
        </w:tc>
        <w:bookmarkEnd w:id="100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08" w:name="BKM_0DB32BB1_D7C5_4671_B348_725C09F3928F"/>
            <w:r>
              <w:rPr>
                <w:b/>
                <w:bCs/>
                <w:sz w:val="22"/>
                <w:szCs w:val="22"/>
              </w:rPr>
              <w:t>fixedBlock5Min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5-minute Fixed Block</w:t>
            </w:r>
          </w:p>
        </w:tc>
        <w:bookmarkEnd w:id="100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09" w:name="BKM_D0DF0D6D_EC84_41c8_B540_69B167ADE862"/>
            <w:r>
              <w:rPr>
                <w:b/>
                <w:bCs/>
                <w:sz w:val="22"/>
                <w:szCs w:val="22"/>
              </w:rPr>
              <w:t>fixedBlock1Min</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1-minute Fixed Block</w:t>
            </w:r>
          </w:p>
        </w:tc>
        <w:bookmarkEnd w:id="100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10" w:name="BKM_0A880481_6582_4d01_AA33_6D4CA3330D2D"/>
            <w:r>
              <w:rPr>
                <w:b/>
                <w:bCs/>
                <w:sz w:val="22"/>
                <w:szCs w:val="22"/>
              </w:rPr>
              <w:t>rollingBlock60MinIntvl30MinSubIntvl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30-minute sub-intervals</w:t>
            </w:r>
          </w:p>
        </w:tc>
        <w:bookmarkEnd w:id="101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11" w:name="BKM_2B2B4205_9A95_4dd0_8A85_A1E45D1AA5EC"/>
            <w:r>
              <w:rPr>
                <w:b/>
                <w:bCs/>
                <w:sz w:val="22"/>
                <w:szCs w:val="22"/>
              </w:rPr>
              <w:t>rollingBlock60MinIntvl20MinSubIntvl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20-minute sub-intervals</w:t>
            </w:r>
          </w:p>
        </w:tc>
        <w:bookmarkEnd w:id="101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12" w:name="BKM_CA693B9C_BD90_475d_8E56_3F740B1D9BEF"/>
            <w:r>
              <w:rPr>
                <w:b/>
                <w:bCs/>
                <w:sz w:val="22"/>
                <w:szCs w:val="22"/>
              </w:rPr>
              <w:t>rollingBlock60MinIntvl15MinSubIntvl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15-minute sub-intervals</w:t>
            </w:r>
          </w:p>
        </w:tc>
        <w:bookmarkEnd w:id="101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13" w:name="BKM_F24149A6_3320_4c63_991C_29628F3311D5"/>
            <w:r>
              <w:rPr>
                <w:b/>
                <w:bCs/>
                <w:sz w:val="22"/>
                <w:szCs w:val="22"/>
              </w:rPr>
              <w:t>rollingBlock60MinIntvl12MinSubIntvl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12-minute sub-intervals</w:t>
            </w:r>
          </w:p>
        </w:tc>
        <w:bookmarkEnd w:id="101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14" w:name="BKM_2448A89B_4756_47ab_A999_1E26CD9BEC89"/>
            <w:r>
              <w:rPr>
                <w:b/>
                <w:bCs/>
                <w:sz w:val="22"/>
                <w:szCs w:val="22"/>
              </w:rPr>
              <w:t>rollingBlock60MinIntvl10MinSubIntvl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10-minute sub-intervals</w:t>
            </w:r>
          </w:p>
        </w:tc>
        <w:bookmarkEnd w:id="101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15" w:name="BKM_9FBC0DC6_A647_4498_9D26_D1C411073E47"/>
            <w:r>
              <w:rPr>
                <w:b/>
                <w:bCs/>
                <w:sz w:val="22"/>
                <w:szCs w:val="22"/>
              </w:rPr>
              <w:t>rollingBlock60MinIntvl6MinSubIntvl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6-minute sub-intervals</w:t>
            </w:r>
          </w:p>
        </w:tc>
        <w:bookmarkEnd w:id="101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16" w:name="BKM_5FE57879_4C18_410a_B80F_3189262B75BA"/>
            <w:r>
              <w:rPr>
                <w:b/>
                <w:bCs/>
                <w:sz w:val="22"/>
                <w:szCs w:val="22"/>
              </w:rPr>
              <w:t>rollingBlock60MinIntvl5MinSubIntvl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5-minute sub-intervals</w:t>
            </w:r>
          </w:p>
        </w:tc>
        <w:bookmarkEnd w:id="101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17" w:name="BKM_043D01AE_4B31_4e36_AFDF_78A87D1D0950"/>
            <w:r>
              <w:rPr>
                <w:b/>
                <w:bCs/>
                <w:sz w:val="22"/>
                <w:szCs w:val="22"/>
              </w:rPr>
              <w:t>rollingBlock60MinIntvl4MinSubIntvl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60-minute Rolling Block with 4-minute sub-intervals</w:t>
            </w:r>
          </w:p>
        </w:tc>
        <w:bookmarkEnd w:id="101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18" w:name="BKM_E12E6627_F5EE_4411_9554_DB6C1141CAD9"/>
            <w:r>
              <w:rPr>
                <w:b/>
                <w:bCs/>
                <w:sz w:val="22"/>
                <w:szCs w:val="22"/>
              </w:rPr>
              <w:t>rollingBlock30MinIntvl15MinSubIntvl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Rolling Block with 15-minute sub-intervals</w:t>
            </w:r>
          </w:p>
        </w:tc>
        <w:bookmarkEnd w:id="101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19" w:name="BKM_8EEC0559_2BD4_49dc_8277_81D7C9285071"/>
            <w:r>
              <w:rPr>
                <w:b/>
                <w:bCs/>
                <w:sz w:val="22"/>
                <w:szCs w:val="22"/>
              </w:rPr>
              <w:t>rollingBlock30MinIntvl10MinSubIntvl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Rolling Block with 10-minute sub-intervals</w:t>
            </w:r>
          </w:p>
        </w:tc>
        <w:bookmarkEnd w:id="101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20" w:name="BKM_0B05DC94_430B_4556_883C_CEE7B7F769CD"/>
            <w:r>
              <w:rPr>
                <w:b/>
                <w:bCs/>
                <w:sz w:val="22"/>
                <w:szCs w:val="22"/>
              </w:rPr>
              <w:t>rollingBlock30MinIntvl6MinSubIntvl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Rolling Block with 6-minute sub-intervals</w:t>
            </w:r>
          </w:p>
        </w:tc>
        <w:bookmarkEnd w:id="1020"/>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21" w:name="BKM_FC90A582_1F91_49bd_B33E_98047A6921CF"/>
            <w:r>
              <w:rPr>
                <w:b/>
                <w:bCs/>
                <w:sz w:val="22"/>
                <w:szCs w:val="22"/>
              </w:rPr>
              <w:t>rollingBlock30MinIntvl5MinSubIntvl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Rolling Block with 5-minute sub-intervals</w:t>
            </w:r>
          </w:p>
        </w:tc>
        <w:bookmarkEnd w:id="1021"/>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22" w:name="BKM_7188D3B1_26EB_445b_B617_955AE4908E79"/>
            <w:r>
              <w:rPr>
                <w:b/>
                <w:bCs/>
                <w:sz w:val="22"/>
                <w:szCs w:val="22"/>
              </w:rPr>
              <w:t>rollingBlock30MinIntvl3MinSubIntvl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Rolling Block with 3-minute sub-intervals</w:t>
            </w:r>
          </w:p>
        </w:tc>
        <w:bookmarkEnd w:id="1022"/>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23" w:name="BKM_7AAA4BC6_0A63_4905_B745_E765C346E1BF"/>
            <w:r>
              <w:rPr>
                <w:b/>
                <w:bCs/>
                <w:sz w:val="22"/>
                <w:szCs w:val="22"/>
              </w:rPr>
              <w:t>rollingBlock30MinIntvl2MinSubIntvl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30-minute Rolling Block with 2-minute sub-intervals</w:t>
            </w:r>
          </w:p>
        </w:tc>
        <w:bookmarkEnd w:id="1023"/>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24" w:name="BKM_B33444A7_A00D_4d85_A6EE_4362441A26AF"/>
            <w:r>
              <w:rPr>
                <w:b/>
                <w:bCs/>
                <w:sz w:val="22"/>
                <w:szCs w:val="22"/>
              </w:rPr>
              <w:t>rollingBlock15MinIntvl5MinSubIntvl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15-minute Rolling Block with 5-minute sub-intervals</w:t>
            </w:r>
          </w:p>
        </w:tc>
        <w:bookmarkEnd w:id="1024"/>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25" w:name="BKM_4C1AB045_F5FD_457f_A075_6783393D166B"/>
            <w:r>
              <w:rPr>
                <w:b/>
                <w:bCs/>
                <w:sz w:val="22"/>
                <w:szCs w:val="22"/>
              </w:rPr>
              <w:t>rollingBlock15MinIntvl3MinSubIntvl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15-minute Rolling Block with 3-minute sub-intervals</w:t>
            </w:r>
          </w:p>
        </w:tc>
        <w:bookmarkEnd w:id="1025"/>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26" w:name="BKM_D7C54A41_F98A_4653_B6FF_AFDAB5AE83FA"/>
            <w:r>
              <w:rPr>
                <w:b/>
                <w:bCs/>
                <w:sz w:val="22"/>
                <w:szCs w:val="22"/>
              </w:rPr>
              <w:t>rollingBlock15MinIntvl1MinSubIntvl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15-minute Rolling Block with 1-minute sub-intervals</w:t>
            </w:r>
          </w:p>
        </w:tc>
        <w:bookmarkEnd w:id="1026"/>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27" w:name="BKM_83F8C921_3A8B_4ff8_9DFA_24C6C12EC0FE"/>
            <w:r>
              <w:rPr>
                <w:b/>
                <w:bCs/>
                <w:sz w:val="22"/>
                <w:szCs w:val="22"/>
              </w:rPr>
              <w:t>rollingBlock10MinIntvl5MinSubIntvl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10-minute Rolling Block with 5-minute sub-intervals</w:t>
            </w:r>
          </w:p>
        </w:tc>
        <w:bookmarkEnd w:id="1027"/>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28" w:name="BKM_ECE4C63F_FFFC_43b6_88C0_E3E62475453C"/>
            <w:r>
              <w:rPr>
                <w:b/>
                <w:bCs/>
                <w:sz w:val="22"/>
                <w:szCs w:val="22"/>
              </w:rPr>
              <w:t>rollingBlock10MinIntvl2MinSubIntvl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10-minute Rolling Block with 2-minute sub-intervals</w:t>
            </w:r>
          </w:p>
        </w:tc>
        <w:bookmarkEnd w:id="1028"/>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29" w:name="BKM_ACC41144_AB53_458b_AE30_5E1F4C5A7521"/>
            <w:r>
              <w:rPr>
                <w:b/>
                <w:bCs/>
                <w:sz w:val="22"/>
                <w:szCs w:val="22"/>
              </w:rPr>
              <w:t>rollingBlock10MinIntvl1MinSubIntvl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10-minute Rolling Block with 1-minute sub-intervals</w:t>
            </w:r>
          </w:p>
        </w:tc>
        <w:bookmarkEnd w:id="1029"/>
      </w:tr>
      <w:tr w:rsidR="00996343" w:rsidTr="000778EA">
        <w:tc>
          <w:tcPr>
            <w:tcW w:w="1620"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bookmarkStart w:id="1030" w:name="BKM_39A9C5DC_83A2_4576_85CB_1FF4356F4EF5"/>
            <w:bookmarkEnd w:id="1030"/>
            <w:r>
              <w:rPr>
                <w:b/>
                <w:bCs/>
                <w:sz w:val="22"/>
                <w:szCs w:val="22"/>
              </w:rPr>
              <w:t>rollingBlock5MinIntvl1MinSubIntvl</w:t>
            </w:r>
          </w:p>
        </w:tc>
        <w:tc>
          <w:tcPr>
            <w:tcW w:w="1688"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p>
        </w:tc>
        <w:tc>
          <w:tcPr>
            <w:tcW w:w="3712" w:type="dxa"/>
            <w:tcBorders>
              <w:top w:val="single" w:sz="2" w:space="0" w:color="5F5F5F"/>
              <w:left w:val="single" w:sz="2" w:space="0" w:color="5F5F5F"/>
              <w:bottom w:val="single" w:sz="2" w:space="0" w:color="5F5F5F"/>
              <w:right w:val="single" w:sz="2" w:space="0" w:color="5F5F5F"/>
            </w:tcBorders>
          </w:tcPr>
          <w:p w:rsidR="00996343" w:rsidRDefault="00996343" w:rsidP="000778EA">
            <w:pPr>
              <w:spacing w:before="20" w:after="20"/>
              <w:rPr>
                <w:sz w:val="22"/>
                <w:szCs w:val="22"/>
              </w:rPr>
            </w:pPr>
            <w:r>
              <w:rPr>
                <w:i/>
                <w:iCs/>
                <w:sz w:val="22"/>
                <w:szCs w:val="22"/>
              </w:rPr>
              <w:t>5-minute Rolling Block with 1-minute sub-intervals</w:t>
            </w:r>
          </w:p>
        </w:tc>
      </w:tr>
    </w:tbl>
    <w:p w:rsidR="00996343" w:rsidRDefault="00996343" w:rsidP="00996343"/>
    <w:p w:rsidR="00996343" w:rsidRDefault="00996343" w:rsidP="00A74D20">
      <w:pPr>
        <w:autoSpaceDE w:val="0"/>
        <w:autoSpaceDN w:val="0"/>
        <w:adjustRightInd w:val="0"/>
        <w:jc w:val="both"/>
        <w:rPr>
          <w:rFonts w:ascii="Arial" w:hAnsi="Arial" w:cs="Arial"/>
          <w:sz w:val="25"/>
          <w:szCs w:val="25"/>
        </w:rPr>
      </w:pPr>
    </w:p>
    <w:sectPr w:rsidR="00996343" w:rsidSect="0007239B">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152" w:right="1440" w:bottom="1152"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564C" w:rsidRDefault="0004564C">
      <w:r>
        <w:separator/>
      </w:r>
    </w:p>
  </w:endnote>
  <w:endnote w:type="continuationSeparator" w:id="0">
    <w:p w:rsidR="0004564C" w:rsidRDefault="0004564C">
      <w:r>
        <w:continuationSeparator/>
      </w:r>
    </w:p>
  </w:endnote>
  <w:endnote w:type="continuationNotice" w:id="1">
    <w:p w:rsidR="0004564C" w:rsidRDefault="000456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2725" w:rsidRDefault="0036272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239B" w:rsidRDefault="0007239B">
    <w:pPr>
      <w:pStyle w:val="Footer"/>
      <w:jc w:val="center"/>
      <w:rPr>
        <w:ins w:id="1031" w:author="" w:date="2012-07-19T14:09:00Z"/>
      </w:rPr>
      <w:pPrChange w:id="1032" w:author="" w:date="2012-07-19T14:09:00Z">
        <w:pPr>
          <w:pStyle w:val="Footer"/>
        </w:pPr>
      </w:pPrChange>
    </w:pPr>
    <w:ins w:id="1033" w:author="" w:date="2012-07-19T14:09:00Z">
      <w:r>
        <w:fldChar w:fldCharType="begin"/>
      </w:r>
      <w:r>
        <w:instrText xml:space="preserve"> PAGE   \* MERGEFORMAT </w:instrText>
      </w:r>
      <w:r>
        <w:fldChar w:fldCharType="separate"/>
      </w:r>
    </w:ins>
    <w:r w:rsidR="00D514C2">
      <w:rPr>
        <w:noProof/>
      </w:rPr>
      <w:t>1</w:t>
    </w:r>
    <w:ins w:id="1034" w:author="" w:date="2012-07-19T14:09:00Z">
      <w:r>
        <w:rPr>
          <w:noProof/>
        </w:rPr>
        <w:fldChar w:fldCharType="end"/>
      </w:r>
    </w:ins>
  </w:p>
  <w:p w:rsidR="0007239B" w:rsidRDefault="0007239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2725" w:rsidRDefault="003627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564C" w:rsidRDefault="0004564C">
      <w:r>
        <w:separator/>
      </w:r>
    </w:p>
  </w:footnote>
  <w:footnote w:type="continuationSeparator" w:id="0">
    <w:p w:rsidR="0004564C" w:rsidRDefault="0004564C">
      <w:r>
        <w:continuationSeparator/>
      </w:r>
    </w:p>
  </w:footnote>
  <w:footnote w:type="continuationNotice" w:id="1">
    <w:p w:rsidR="0004564C" w:rsidRDefault="0004564C"/>
  </w:footnote>
  <w:footnote w:id="2">
    <w:p w:rsidR="00AD65A6" w:rsidRPr="00334D95" w:rsidRDefault="00AD65A6" w:rsidP="00163A97">
      <w:pPr>
        <w:pStyle w:val="FootnoteText"/>
        <w:rPr>
          <w:rFonts w:ascii="Arial" w:hAnsi="Arial" w:cs="Arial"/>
          <w:sz w:val="16"/>
          <w:szCs w:val="16"/>
        </w:rPr>
      </w:pPr>
      <w:r w:rsidRPr="00334D95">
        <w:rPr>
          <w:rStyle w:val="FootnoteReference"/>
          <w:rFonts w:ascii="Arial" w:hAnsi="Arial" w:cs="Arial"/>
          <w:sz w:val="16"/>
          <w:szCs w:val="16"/>
        </w:rPr>
        <w:footnoteRef/>
      </w:r>
      <w:r w:rsidRPr="00334D95">
        <w:rPr>
          <w:rFonts w:ascii="Arial" w:hAnsi="Arial" w:cs="Arial"/>
          <w:sz w:val="16"/>
          <w:szCs w:val="16"/>
        </w:rPr>
        <w:t xml:space="preserve"> This is but one of several views that might result from choices permitted in the context of the conformance paragraph.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5A6" w:rsidRDefault="0004564C">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 o:spid="_x0000_s2091" type="#_x0000_t75" style="position:absolute;margin-left:0;margin-top:0;width:467.85pt;height:591.05pt;z-index:-251650048;mso-position-horizontal:center;mso-position-horizontal-relative:margin;mso-position-vertical:center;mso-position-vertical-relative:margin" o:allowincell="f">
          <v:imagedata r:id="rId1" o:title="Blue Logo" gain="19661f" blacklevel="22938f"/>
          <w10:wrap anchorx="margin" anchory="margin"/>
        </v:shape>
      </w:pict>
    </w:r>
    <w:r>
      <w:pict>
        <v:shape id="WordPictureWatermark41" o:spid="_x0000_s2088" type="#_x0000_t75" style="position:absolute;margin-left:0;margin-top:0;width:467.95pt;height:591.2pt;z-index:-251653120;mso-position-horizontal:center;mso-position-horizontal-relative:margin;mso-position-vertical:center;mso-position-vertical-relative:margin" o:allowincell="f">
          <v:imagedata r:id="rId2" o:title="Blue Logo"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2725" w:rsidRDefault="0036272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5A6" w:rsidRDefault="0004564C">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 o:spid="_x0000_s2090" type="#_x0000_t75" style="position:absolute;margin-left:0;margin-top:0;width:467.85pt;height:591.05pt;z-index:-251651072;mso-position-horizontal:center;mso-position-horizontal-relative:margin;mso-position-vertical:center;mso-position-vertical-relative:margin" o:allowincell="f">
          <v:imagedata r:id="rId1" o:title="Blue Logo" gain="19661f" blacklevel="22938f"/>
          <w10:wrap anchorx="margin" anchory="margin"/>
        </v:shape>
      </w:pict>
    </w:r>
    <w:r>
      <w:pict>
        <v:shape id="WordPictureWatermark40" o:spid="_x0000_s2087" type="#_x0000_t75" style="position:absolute;margin-left:0;margin-top:0;width:467.95pt;height:591.2pt;z-index:-251654144;mso-position-horizontal:center;mso-position-horizontal-relative:margin;mso-position-vertical:center;mso-position-vertical-relative:margin" o:allowincell="f">
          <v:imagedata r:id="rId2" o:title="Blue Logo"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812AB"/>
    <w:multiLevelType w:val="multilevel"/>
    <w:tmpl w:val="00000001"/>
    <w:name w:val="PAP10 List"/>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nsid w:val="3B5570B4"/>
    <w:multiLevelType w:val="hybridMultilevel"/>
    <w:tmpl w:val="06509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CD845C1"/>
    <w:multiLevelType w:val="hybridMultilevel"/>
    <w:tmpl w:val="261C5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9E721F0"/>
    <w:multiLevelType w:val="hybridMultilevel"/>
    <w:tmpl w:val="6C80DD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3"/>
  </w:num>
  <w:num w:numId="4">
    <w:abstractNumId w:val="0"/>
    <w:lvlOverride w:ilvl="0">
      <w:startOverride w:val="1"/>
      <w:lvl w:ilvl="0">
        <w:start w:val="1"/>
        <w:numFmt w:val="decimal"/>
        <w:lvlText w:val="REQ.18.4.1.%1"/>
        <w:lvlJc w:val="left"/>
      </w:lvl>
    </w:lvlOverride>
    <w:lvlOverride w:ilvl="1">
      <w:startOverride w:val="1"/>
      <w:lvl w:ilvl="1">
        <w:start w:val="1"/>
        <w:numFmt w:val="decimal"/>
        <w:lvlText w:val="%1.%2"/>
        <w:lvlJc w:val="left"/>
      </w:lvl>
    </w:lvlOverride>
    <w:lvlOverride w:ilvl="2">
      <w:startOverride w:val="1"/>
      <w:lvl w:ilvl="2">
        <w:start w:val="1"/>
        <w:numFmt w:val="decimal"/>
        <w:lvlText w:val="%1.%2.%3"/>
        <w:lvlJc w:val="left"/>
      </w:lvl>
    </w:lvlOverride>
    <w:lvlOverride w:ilvl="3">
      <w:startOverride w:val="1"/>
      <w:lvl w:ilvl="3">
        <w:start w:val="1"/>
        <w:numFmt w:val="decimal"/>
        <w:lvlText w:val="%1.%2.%3.%4"/>
        <w:lvlJc w:val="left"/>
      </w:lvl>
    </w:lvlOverride>
    <w:lvlOverride w:ilvl="4">
      <w:startOverride w:val="1"/>
      <w:lvl w:ilvl="4">
        <w:start w:val="1"/>
        <w:numFmt w:val="decimal"/>
        <w:lvlText w:val="%1.%2.%3.%4.%5"/>
        <w:lvlJc w:val="left"/>
      </w:lvl>
    </w:lvlOverride>
    <w:lvlOverride w:ilvl="5">
      <w:startOverride w:val="1"/>
      <w:lvl w:ilvl="5">
        <w:start w:val="1"/>
        <w:numFmt w:val="decimal"/>
        <w:lvlText w:val="%1.%2.%3.%4.%5.%6"/>
        <w:lvlJc w:val="left"/>
      </w:lvl>
    </w:lvlOverride>
    <w:lvlOverride w:ilvl="6">
      <w:startOverride w:val="1"/>
      <w:lvl w:ilvl="6">
        <w:start w:val="1"/>
        <w:numFmt w:val="decimal"/>
        <w:lvlText w:val="%1.%2.%3.%4.%5.%6.%7"/>
        <w:lvlJc w:val="left"/>
      </w:lvl>
    </w:lvlOverride>
    <w:lvlOverride w:ilvl="7">
      <w:startOverride w:val="1"/>
      <w:lvl w:ilvl="7">
        <w:start w:val="1"/>
        <w:numFmt w:val="decimal"/>
        <w:lvlText w:val="%1.%2.%3.%4.%5.%6.%7.%8"/>
        <w:lvlJc w:val="left"/>
      </w:lvl>
    </w:lvlOverride>
    <w:lvlOverride w:ilvl="8">
      <w:startOverride w:val="1"/>
      <w:lvl w:ilvl="8">
        <w:start w:val="1"/>
        <w:numFmt w:val="decimal"/>
        <w:lvlText w:val="%1.%2.%3.%4.%5.%6.%7.%8.%9"/>
        <w:lvlJc w:val="left"/>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GrammaticalError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oNotTrackMoves/>
  <w:defaultTabStop w:val="720"/>
  <w:noPunctuationKerning/>
  <w:characterSpacingControl w:val="doNotCompress"/>
  <w:hdrShapeDefaults>
    <o:shapedefaults v:ext="edit" spidmax="2092"/>
    <o:shapelayout v:ext="edit">
      <o:idmap v:ext="edit" data="2"/>
    </o:shapelayout>
  </w:hdrShapeDefaults>
  <w:footnotePr>
    <w:footnote w:id="-1"/>
    <w:footnote w:id="0"/>
    <w:footnote w:id="1"/>
  </w:footnotePr>
  <w:endnotePr>
    <w:numFmt w:val="decimal"/>
    <w:endnote w:id="-1"/>
    <w:endnote w:id="0"/>
    <w:endnote w:id="1"/>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976E89"/>
    <w:rsid w:val="00004D0D"/>
    <w:rsid w:val="000151E4"/>
    <w:rsid w:val="00023D1B"/>
    <w:rsid w:val="00031D02"/>
    <w:rsid w:val="00034990"/>
    <w:rsid w:val="00034F15"/>
    <w:rsid w:val="00037702"/>
    <w:rsid w:val="000412A3"/>
    <w:rsid w:val="00042A36"/>
    <w:rsid w:val="00043DCB"/>
    <w:rsid w:val="0004564C"/>
    <w:rsid w:val="00053172"/>
    <w:rsid w:val="000568B0"/>
    <w:rsid w:val="00057606"/>
    <w:rsid w:val="000711FC"/>
    <w:rsid w:val="0007239B"/>
    <w:rsid w:val="000731E0"/>
    <w:rsid w:val="000765F3"/>
    <w:rsid w:val="000778EA"/>
    <w:rsid w:val="00081CE0"/>
    <w:rsid w:val="00087825"/>
    <w:rsid w:val="0009240B"/>
    <w:rsid w:val="00095483"/>
    <w:rsid w:val="000A71C3"/>
    <w:rsid w:val="000B18ED"/>
    <w:rsid w:val="000B3DAC"/>
    <w:rsid w:val="000C2F4C"/>
    <w:rsid w:val="000C5B2C"/>
    <w:rsid w:val="000C6EB2"/>
    <w:rsid w:val="000C7B32"/>
    <w:rsid w:val="000D0DA8"/>
    <w:rsid w:val="000D1A8C"/>
    <w:rsid w:val="000D208D"/>
    <w:rsid w:val="000E2D3F"/>
    <w:rsid w:val="001049E8"/>
    <w:rsid w:val="00107672"/>
    <w:rsid w:val="0011576F"/>
    <w:rsid w:val="001203B6"/>
    <w:rsid w:val="001236E3"/>
    <w:rsid w:val="00130375"/>
    <w:rsid w:val="00147423"/>
    <w:rsid w:val="00152249"/>
    <w:rsid w:val="00163A97"/>
    <w:rsid w:val="00171749"/>
    <w:rsid w:val="00173F4D"/>
    <w:rsid w:val="001A6CDD"/>
    <w:rsid w:val="001B655F"/>
    <w:rsid w:val="001C0912"/>
    <w:rsid w:val="001C1389"/>
    <w:rsid w:val="001C5509"/>
    <w:rsid w:val="001D3CF6"/>
    <w:rsid w:val="001E0AE3"/>
    <w:rsid w:val="001E1318"/>
    <w:rsid w:val="001E2835"/>
    <w:rsid w:val="001E42D5"/>
    <w:rsid w:val="001F2929"/>
    <w:rsid w:val="00205632"/>
    <w:rsid w:val="00210522"/>
    <w:rsid w:val="00221A81"/>
    <w:rsid w:val="00227DE6"/>
    <w:rsid w:val="00234C45"/>
    <w:rsid w:val="0024185E"/>
    <w:rsid w:val="00246C57"/>
    <w:rsid w:val="00246F98"/>
    <w:rsid w:val="002473BA"/>
    <w:rsid w:val="00254635"/>
    <w:rsid w:val="00256F09"/>
    <w:rsid w:val="00272FAD"/>
    <w:rsid w:val="002776C6"/>
    <w:rsid w:val="00286E31"/>
    <w:rsid w:val="002949A7"/>
    <w:rsid w:val="002956D2"/>
    <w:rsid w:val="00297550"/>
    <w:rsid w:val="002A2D2C"/>
    <w:rsid w:val="002A481E"/>
    <w:rsid w:val="002A7600"/>
    <w:rsid w:val="002B322F"/>
    <w:rsid w:val="002B4CFC"/>
    <w:rsid w:val="002C2E62"/>
    <w:rsid w:val="002D0085"/>
    <w:rsid w:val="002E0564"/>
    <w:rsid w:val="002F0398"/>
    <w:rsid w:val="002F0A61"/>
    <w:rsid w:val="002F2A4F"/>
    <w:rsid w:val="002F3EF6"/>
    <w:rsid w:val="002F49FA"/>
    <w:rsid w:val="002F7104"/>
    <w:rsid w:val="00305D95"/>
    <w:rsid w:val="00306BC4"/>
    <w:rsid w:val="00312642"/>
    <w:rsid w:val="00316450"/>
    <w:rsid w:val="00321CF1"/>
    <w:rsid w:val="00324F96"/>
    <w:rsid w:val="00332FCE"/>
    <w:rsid w:val="00334D95"/>
    <w:rsid w:val="00341066"/>
    <w:rsid w:val="00341768"/>
    <w:rsid w:val="0035182C"/>
    <w:rsid w:val="00360607"/>
    <w:rsid w:val="00360B63"/>
    <w:rsid w:val="0036173E"/>
    <w:rsid w:val="00362725"/>
    <w:rsid w:val="00364DD2"/>
    <w:rsid w:val="0037402F"/>
    <w:rsid w:val="00382DD6"/>
    <w:rsid w:val="00385568"/>
    <w:rsid w:val="003855A8"/>
    <w:rsid w:val="003874D9"/>
    <w:rsid w:val="00391F70"/>
    <w:rsid w:val="00395CCF"/>
    <w:rsid w:val="0039606B"/>
    <w:rsid w:val="00397AE2"/>
    <w:rsid w:val="003A0FB7"/>
    <w:rsid w:val="003B356E"/>
    <w:rsid w:val="003B3AB2"/>
    <w:rsid w:val="003B5793"/>
    <w:rsid w:val="003B67DE"/>
    <w:rsid w:val="003C09EB"/>
    <w:rsid w:val="003C26C1"/>
    <w:rsid w:val="003C50F1"/>
    <w:rsid w:val="003D3B39"/>
    <w:rsid w:val="003D60C1"/>
    <w:rsid w:val="003D726F"/>
    <w:rsid w:val="003E2550"/>
    <w:rsid w:val="003E3F0A"/>
    <w:rsid w:val="003E7846"/>
    <w:rsid w:val="003F4916"/>
    <w:rsid w:val="003F5C62"/>
    <w:rsid w:val="0040092F"/>
    <w:rsid w:val="004039AA"/>
    <w:rsid w:val="004047A4"/>
    <w:rsid w:val="004049F8"/>
    <w:rsid w:val="004116E7"/>
    <w:rsid w:val="00415F31"/>
    <w:rsid w:val="004165E7"/>
    <w:rsid w:val="004240F1"/>
    <w:rsid w:val="004302F8"/>
    <w:rsid w:val="00446111"/>
    <w:rsid w:val="0045596A"/>
    <w:rsid w:val="004637CB"/>
    <w:rsid w:val="00465A86"/>
    <w:rsid w:val="00470F3C"/>
    <w:rsid w:val="004739BD"/>
    <w:rsid w:val="004753B4"/>
    <w:rsid w:val="00477D3C"/>
    <w:rsid w:val="00481D49"/>
    <w:rsid w:val="00482D37"/>
    <w:rsid w:val="00486C2F"/>
    <w:rsid w:val="00494EF3"/>
    <w:rsid w:val="00496474"/>
    <w:rsid w:val="004A464A"/>
    <w:rsid w:val="004C28DE"/>
    <w:rsid w:val="004C6385"/>
    <w:rsid w:val="004D3CBE"/>
    <w:rsid w:val="004D6B6B"/>
    <w:rsid w:val="004F308D"/>
    <w:rsid w:val="004F30AB"/>
    <w:rsid w:val="004F4F46"/>
    <w:rsid w:val="005242C6"/>
    <w:rsid w:val="00530FF8"/>
    <w:rsid w:val="00535DBC"/>
    <w:rsid w:val="00536517"/>
    <w:rsid w:val="0053669C"/>
    <w:rsid w:val="00540290"/>
    <w:rsid w:val="00541019"/>
    <w:rsid w:val="00561BAB"/>
    <w:rsid w:val="00564740"/>
    <w:rsid w:val="00564C12"/>
    <w:rsid w:val="00564FD4"/>
    <w:rsid w:val="00566BAF"/>
    <w:rsid w:val="005703AF"/>
    <w:rsid w:val="00570D37"/>
    <w:rsid w:val="00571EFB"/>
    <w:rsid w:val="00582B29"/>
    <w:rsid w:val="00592A22"/>
    <w:rsid w:val="0059434B"/>
    <w:rsid w:val="00596BD6"/>
    <w:rsid w:val="005A7800"/>
    <w:rsid w:val="005B2060"/>
    <w:rsid w:val="005D5735"/>
    <w:rsid w:val="005D6092"/>
    <w:rsid w:val="005D71FF"/>
    <w:rsid w:val="005E6787"/>
    <w:rsid w:val="005F14E2"/>
    <w:rsid w:val="005F4208"/>
    <w:rsid w:val="006052C0"/>
    <w:rsid w:val="006053AA"/>
    <w:rsid w:val="006129EE"/>
    <w:rsid w:val="00612CCB"/>
    <w:rsid w:val="00613312"/>
    <w:rsid w:val="00613FBC"/>
    <w:rsid w:val="00617E4F"/>
    <w:rsid w:val="00625370"/>
    <w:rsid w:val="006303F1"/>
    <w:rsid w:val="00637351"/>
    <w:rsid w:val="006407CE"/>
    <w:rsid w:val="006416B9"/>
    <w:rsid w:val="00641D52"/>
    <w:rsid w:val="006446F9"/>
    <w:rsid w:val="00654A6B"/>
    <w:rsid w:val="006555A8"/>
    <w:rsid w:val="00655DDF"/>
    <w:rsid w:val="00674FE9"/>
    <w:rsid w:val="006761D5"/>
    <w:rsid w:val="00676B43"/>
    <w:rsid w:val="006876C0"/>
    <w:rsid w:val="00693EF0"/>
    <w:rsid w:val="00695D12"/>
    <w:rsid w:val="00696E99"/>
    <w:rsid w:val="006A6F7B"/>
    <w:rsid w:val="006B2044"/>
    <w:rsid w:val="006B5A11"/>
    <w:rsid w:val="006C2279"/>
    <w:rsid w:val="006C6E9D"/>
    <w:rsid w:val="006C7649"/>
    <w:rsid w:val="006D1A67"/>
    <w:rsid w:val="006D4A65"/>
    <w:rsid w:val="006D5611"/>
    <w:rsid w:val="006E5423"/>
    <w:rsid w:val="007075A1"/>
    <w:rsid w:val="00707635"/>
    <w:rsid w:val="00710D6F"/>
    <w:rsid w:val="00713D2A"/>
    <w:rsid w:val="00724D65"/>
    <w:rsid w:val="0072608D"/>
    <w:rsid w:val="00730D1B"/>
    <w:rsid w:val="00732AF3"/>
    <w:rsid w:val="007341B6"/>
    <w:rsid w:val="00735308"/>
    <w:rsid w:val="0073708C"/>
    <w:rsid w:val="00744A7F"/>
    <w:rsid w:val="00752199"/>
    <w:rsid w:val="00753FAA"/>
    <w:rsid w:val="007566EE"/>
    <w:rsid w:val="007577EC"/>
    <w:rsid w:val="00767CD3"/>
    <w:rsid w:val="00770310"/>
    <w:rsid w:val="007929CD"/>
    <w:rsid w:val="007A04CD"/>
    <w:rsid w:val="007A38A0"/>
    <w:rsid w:val="007D71E3"/>
    <w:rsid w:val="007E2DD1"/>
    <w:rsid w:val="007E36D6"/>
    <w:rsid w:val="007E4425"/>
    <w:rsid w:val="007E4FAE"/>
    <w:rsid w:val="007F0C84"/>
    <w:rsid w:val="007F0D2E"/>
    <w:rsid w:val="007F4352"/>
    <w:rsid w:val="007F4C82"/>
    <w:rsid w:val="007F5FD3"/>
    <w:rsid w:val="007F6718"/>
    <w:rsid w:val="00805A0C"/>
    <w:rsid w:val="00806594"/>
    <w:rsid w:val="00810C1D"/>
    <w:rsid w:val="00811C06"/>
    <w:rsid w:val="00814374"/>
    <w:rsid w:val="00814DE4"/>
    <w:rsid w:val="008154FE"/>
    <w:rsid w:val="00815518"/>
    <w:rsid w:val="0081613E"/>
    <w:rsid w:val="00820477"/>
    <w:rsid w:val="00830188"/>
    <w:rsid w:val="0083176D"/>
    <w:rsid w:val="00832862"/>
    <w:rsid w:val="008333DE"/>
    <w:rsid w:val="0084131A"/>
    <w:rsid w:val="0086124A"/>
    <w:rsid w:val="008752E0"/>
    <w:rsid w:val="00877364"/>
    <w:rsid w:val="008830ED"/>
    <w:rsid w:val="008913B2"/>
    <w:rsid w:val="008A7F58"/>
    <w:rsid w:val="008B3CE1"/>
    <w:rsid w:val="008C1DDB"/>
    <w:rsid w:val="008C7EF0"/>
    <w:rsid w:val="008E4894"/>
    <w:rsid w:val="008E5739"/>
    <w:rsid w:val="008F0DE1"/>
    <w:rsid w:val="008F2A18"/>
    <w:rsid w:val="00900954"/>
    <w:rsid w:val="00913743"/>
    <w:rsid w:val="00914B23"/>
    <w:rsid w:val="009166D9"/>
    <w:rsid w:val="00942BD0"/>
    <w:rsid w:val="009444A6"/>
    <w:rsid w:val="00952582"/>
    <w:rsid w:val="00966E29"/>
    <w:rsid w:val="00976E89"/>
    <w:rsid w:val="00987FDA"/>
    <w:rsid w:val="00990238"/>
    <w:rsid w:val="00993B39"/>
    <w:rsid w:val="00996343"/>
    <w:rsid w:val="00996962"/>
    <w:rsid w:val="00997975"/>
    <w:rsid w:val="009A2AA1"/>
    <w:rsid w:val="009A71A2"/>
    <w:rsid w:val="009B0DB7"/>
    <w:rsid w:val="009B11D8"/>
    <w:rsid w:val="009B3CEF"/>
    <w:rsid w:val="009B786E"/>
    <w:rsid w:val="009F2FCD"/>
    <w:rsid w:val="009F3589"/>
    <w:rsid w:val="009F37DB"/>
    <w:rsid w:val="009F6A31"/>
    <w:rsid w:val="009F73F0"/>
    <w:rsid w:val="00A057D0"/>
    <w:rsid w:val="00A05B93"/>
    <w:rsid w:val="00A05DE7"/>
    <w:rsid w:val="00A21460"/>
    <w:rsid w:val="00A24741"/>
    <w:rsid w:val="00A44BB0"/>
    <w:rsid w:val="00A47209"/>
    <w:rsid w:val="00A473BE"/>
    <w:rsid w:val="00A509B8"/>
    <w:rsid w:val="00A51C95"/>
    <w:rsid w:val="00A52752"/>
    <w:rsid w:val="00A546D4"/>
    <w:rsid w:val="00A5566B"/>
    <w:rsid w:val="00A6339D"/>
    <w:rsid w:val="00A719DA"/>
    <w:rsid w:val="00A74D20"/>
    <w:rsid w:val="00A75769"/>
    <w:rsid w:val="00A84AE0"/>
    <w:rsid w:val="00A86D56"/>
    <w:rsid w:val="00A878B9"/>
    <w:rsid w:val="00A910B0"/>
    <w:rsid w:val="00A93937"/>
    <w:rsid w:val="00A95E4F"/>
    <w:rsid w:val="00AA6825"/>
    <w:rsid w:val="00AC36E3"/>
    <w:rsid w:val="00AC56AD"/>
    <w:rsid w:val="00AD0530"/>
    <w:rsid w:val="00AD3CB0"/>
    <w:rsid w:val="00AD65A6"/>
    <w:rsid w:val="00AE1AC3"/>
    <w:rsid w:val="00AE2030"/>
    <w:rsid w:val="00AE5751"/>
    <w:rsid w:val="00B027A2"/>
    <w:rsid w:val="00B059D6"/>
    <w:rsid w:val="00B109CA"/>
    <w:rsid w:val="00B20314"/>
    <w:rsid w:val="00B2105B"/>
    <w:rsid w:val="00B354BB"/>
    <w:rsid w:val="00B40476"/>
    <w:rsid w:val="00B433C0"/>
    <w:rsid w:val="00B472EA"/>
    <w:rsid w:val="00B5037E"/>
    <w:rsid w:val="00B622B2"/>
    <w:rsid w:val="00B74FAE"/>
    <w:rsid w:val="00B83868"/>
    <w:rsid w:val="00B83A9A"/>
    <w:rsid w:val="00B83AAD"/>
    <w:rsid w:val="00B90320"/>
    <w:rsid w:val="00B97F65"/>
    <w:rsid w:val="00BA114F"/>
    <w:rsid w:val="00BA1EF1"/>
    <w:rsid w:val="00BA43E9"/>
    <w:rsid w:val="00BB3A79"/>
    <w:rsid w:val="00BB4490"/>
    <w:rsid w:val="00BC3743"/>
    <w:rsid w:val="00BC3E8B"/>
    <w:rsid w:val="00BC5DE0"/>
    <w:rsid w:val="00BD4E4F"/>
    <w:rsid w:val="00BE3E7E"/>
    <w:rsid w:val="00BF4CED"/>
    <w:rsid w:val="00BF68DE"/>
    <w:rsid w:val="00BF7B14"/>
    <w:rsid w:val="00C03BCA"/>
    <w:rsid w:val="00C05EE3"/>
    <w:rsid w:val="00C1427F"/>
    <w:rsid w:val="00C15D08"/>
    <w:rsid w:val="00C16A30"/>
    <w:rsid w:val="00C17D11"/>
    <w:rsid w:val="00C270DB"/>
    <w:rsid w:val="00C40197"/>
    <w:rsid w:val="00C4387F"/>
    <w:rsid w:val="00C4607B"/>
    <w:rsid w:val="00C47167"/>
    <w:rsid w:val="00C51DC3"/>
    <w:rsid w:val="00C52EF0"/>
    <w:rsid w:val="00C641AE"/>
    <w:rsid w:val="00C66DA8"/>
    <w:rsid w:val="00C740DD"/>
    <w:rsid w:val="00C769EF"/>
    <w:rsid w:val="00C77698"/>
    <w:rsid w:val="00C80CB5"/>
    <w:rsid w:val="00C90A43"/>
    <w:rsid w:val="00C97F7F"/>
    <w:rsid w:val="00CA0CF6"/>
    <w:rsid w:val="00CA1EAA"/>
    <w:rsid w:val="00CB541E"/>
    <w:rsid w:val="00CC3C1E"/>
    <w:rsid w:val="00CC49CD"/>
    <w:rsid w:val="00CC4A98"/>
    <w:rsid w:val="00CD39B7"/>
    <w:rsid w:val="00CD7332"/>
    <w:rsid w:val="00CE04E6"/>
    <w:rsid w:val="00CE11A6"/>
    <w:rsid w:val="00CE2744"/>
    <w:rsid w:val="00CE3215"/>
    <w:rsid w:val="00CF0152"/>
    <w:rsid w:val="00CF417E"/>
    <w:rsid w:val="00D0297E"/>
    <w:rsid w:val="00D04D36"/>
    <w:rsid w:val="00D10897"/>
    <w:rsid w:val="00D1306F"/>
    <w:rsid w:val="00D158EA"/>
    <w:rsid w:val="00D20804"/>
    <w:rsid w:val="00D2653D"/>
    <w:rsid w:val="00D43B9A"/>
    <w:rsid w:val="00D45966"/>
    <w:rsid w:val="00D514C2"/>
    <w:rsid w:val="00D51677"/>
    <w:rsid w:val="00D62289"/>
    <w:rsid w:val="00D719B5"/>
    <w:rsid w:val="00D720C8"/>
    <w:rsid w:val="00D723AA"/>
    <w:rsid w:val="00D74168"/>
    <w:rsid w:val="00D74757"/>
    <w:rsid w:val="00D74C8B"/>
    <w:rsid w:val="00D76883"/>
    <w:rsid w:val="00D80348"/>
    <w:rsid w:val="00D82B4A"/>
    <w:rsid w:val="00D85391"/>
    <w:rsid w:val="00D90A42"/>
    <w:rsid w:val="00D919C2"/>
    <w:rsid w:val="00D93531"/>
    <w:rsid w:val="00D954D7"/>
    <w:rsid w:val="00D971A8"/>
    <w:rsid w:val="00DA15A4"/>
    <w:rsid w:val="00DA21AE"/>
    <w:rsid w:val="00DB077D"/>
    <w:rsid w:val="00DB0C4E"/>
    <w:rsid w:val="00DB6463"/>
    <w:rsid w:val="00DC17DF"/>
    <w:rsid w:val="00DC49C6"/>
    <w:rsid w:val="00DD0474"/>
    <w:rsid w:val="00DD3373"/>
    <w:rsid w:val="00DD493E"/>
    <w:rsid w:val="00DF1D95"/>
    <w:rsid w:val="00DF5350"/>
    <w:rsid w:val="00E053B4"/>
    <w:rsid w:val="00E057F7"/>
    <w:rsid w:val="00E10A04"/>
    <w:rsid w:val="00E13A02"/>
    <w:rsid w:val="00E22F68"/>
    <w:rsid w:val="00E274C2"/>
    <w:rsid w:val="00E32F93"/>
    <w:rsid w:val="00E3378B"/>
    <w:rsid w:val="00E34162"/>
    <w:rsid w:val="00E34A71"/>
    <w:rsid w:val="00E36FBF"/>
    <w:rsid w:val="00E423FA"/>
    <w:rsid w:val="00E50F01"/>
    <w:rsid w:val="00E546E1"/>
    <w:rsid w:val="00E573F0"/>
    <w:rsid w:val="00E612CD"/>
    <w:rsid w:val="00E627C0"/>
    <w:rsid w:val="00E62FF6"/>
    <w:rsid w:val="00E638A7"/>
    <w:rsid w:val="00E67D5F"/>
    <w:rsid w:val="00E7097C"/>
    <w:rsid w:val="00E709F6"/>
    <w:rsid w:val="00E8299F"/>
    <w:rsid w:val="00E9162D"/>
    <w:rsid w:val="00E95ACB"/>
    <w:rsid w:val="00EA5492"/>
    <w:rsid w:val="00EB5932"/>
    <w:rsid w:val="00EB6448"/>
    <w:rsid w:val="00EC401D"/>
    <w:rsid w:val="00ED4179"/>
    <w:rsid w:val="00ED7715"/>
    <w:rsid w:val="00ED7895"/>
    <w:rsid w:val="00ED7EC0"/>
    <w:rsid w:val="00EE22C7"/>
    <w:rsid w:val="00EE489E"/>
    <w:rsid w:val="00EE769C"/>
    <w:rsid w:val="00EF43B7"/>
    <w:rsid w:val="00EF7371"/>
    <w:rsid w:val="00F014A4"/>
    <w:rsid w:val="00F02AA1"/>
    <w:rsid w:val="00F02D1C"/>
    <w:rsid w:val="00F03DD0"/>
    <w:rsid w:val="00F05175"/>
    <w:rsid w:val="00F16F7E"/>
    <w:rsid w:val="00F17A41"/>
    <w:rsid w:val="00F247A8"/>
    <w:rsid w:val="00F31D5B"/>
    <w:rsid w:val="00F33D78"/>
    <w:rsid w:val="00F41DEB"/>
    <w:rsid w:val="00F43788"/>
    <w:rsid w:val="00F44715"/>
    <w:rsid w:val="00F45DAD"/>
    <w:rsid w:val="00F56D62"/>
    <w:rsid w:val="00F61D95"/>
    <w:rsid w:val="00F70E0B"/>
    <w:rsid w:val="00F7578E"/>
    <w:rsid w:val="00F80A59"/>
    <w:rsid w:val="00F814CF"/>
    <w:rsid w:val="00F8642E"/>
    <w:rsid w:val="00F9148F"/>
    <w:rsid w:val="00F92164"/>
    <w:rsid w:val="00F92AF0"/>
    <w:rsid w:val="00F94F92"/>
    <w:rsid w:val="00FA1DD9"/>
    <w:rsid w:val="00FA44C4"/>
    <w:rsid w:val="00FA49F7"/>
    <w:rsid w:val="00FA5A77"/>
    <w:rsid w:val="00FB1E91"/>
    <w:rsid w:val="00FB2742"/>
    <w:rsid w:val="00FC1EF2"/>
    <w:rsid w:val="00FD5F01"/>
    <w:rsid w:val="00FE0DDF"/>
    <w:rsid w:val="00FE5444"/>
    <w:rsid w:val="00FE702F"/>
    <w:rsid w:val="00FF3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heading 4" w:uiPriority="99" w:qFormat="1"/>
    <w:lsdException w:name="heading 5" w:semiHidden="1" w:uiPriority="99" w:unhideWhenUsed="1" w:qFormat="1"/>
    <w:lsdException w:name="heading 6" w:uiPriority="99" w:qFormat="1"/>
    <w:lsdException w:name="heading 7" w:uiPriority="99" w:qFormat="1"/>
    <w:lsdException w:name="heading 8" w:uiPriority="99" w:qFormat="1"/>
    <w:lsdException w:name="heading 9" w:uiPriority="99" w:qFormat="1"/>
    <w:lsdException w:name="footer" w:uiPriority="99"/>
    <w:lsdException w:name="caption"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9"/>
    <w:qFormat/>
    <w:rsid w:val="0008782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087825"/>
    <w:pPr>
      <w:keepNext/>
      <w:spacing w:before="240" w:after="60"/>
      <w:outlineLvl w:val="1"/>
    </w:pPr>
    <w:rPr>
      <w:rFonts w:ascii="Arial" w:hAnsi="Arial" w:cs="Arial"/>
      <w:b/>
      <w:bCs/>
      <w:i/>
      <w:iCs/>
      <w:sz w:val="28"/>
      <w:szCs w:val="28"/>
    </w:rPr>
  </w:style>
  <w:style w:type="paragraph" w:styleId="Heading3">
    <w:name w:val="heading 3"/>
    <w:basedOn w:val="Normal"/>
    <w:next w:val="DefaultText"/>
    <w:link w:val="Heading3Char"/>
    <w:uiPriority w:val="99"/>
    <w:qFormat/>
    <w:pPr>
      <w:spacing w:before="120" w:after="120"/>
      <w:outlineLvl w:val="2"/>
    </w:pPr>
    <w:rPr>
      <w:b/>
      <w:sz w:val="24"/>
    </w:rPr>
  </w:style>
  <w:style w:type="paragraph" w:styleId="Heading4">
    <w:name w:val="heading 4"/>
    <w:basedOn w:val="Normal"/>
    <w:next w:val="Normal"/>
    <w:link w:val="Heading4Char"/>
    <w:uiPriority w:val="99"/>
    <w:qFormat/>
    <w:pPr>
      <w:keepNext/>
      <w:autoSpaceDE w:val="0"/>
      <w:autoSpaceDN w:val="0"/>
      <w:adjustRightInd w:val="0"/>
      <w:ind w:left="1440"/>
      <w:outlineLvl w:val="3"/>
    </w:pPr>
    <w:rPr>
      <w:rFonts w:ascii="Arial" w:hAnsi="Arial" w:cs="Arial"/>
      <w:b/>
      <w:bCs/>
    </w:rPr>
  </w:style>
  <w:style w:type="paragraph" w:styleId="Heading5">
    <w:name w:val="heading 5"/>
    <w:basedOn w:val="Normal"/>
    <w:next w:val="Normal"/>
    <w:link w:val="Heading5Char"/>
    <w:uiPriority w:val="99"/>
    <w:qFormat/>
    <w:rsid w:val="00996343"/>
    <w:pPr>
      <w:widowControl w:val="0"/>
      <w:autoSpaceDE w:val="0"/>
      <w:autoSpaceDN w:val="0"/>
      <w:adjustRightInd w:val="0"/>
      <w:outlineLvl w:val="4"/>
    </w:pPr>
    <w:rPr>
      <w:rFonts w:ascii="Arial" w:hAnsi="Arial" w:cs="Arial"/>
      <w:b/>
      <w:bCs/>
      <w:i/>
      <w:iCs/>
      <w:color w:val="004080"/>
      <w:sz w:val="26"/>
      <w:szCs w:val="26"/>
      <w:shd w:val="clear" w:color="auto" w:fill="FFFFFF"/>
      <w:lang w:val="en-AU"/>
    </w:rPr>
  </w:style>
  <w:style w:type="paragraph" w:styleId="Heading6">
    <w:name w:val="heading 6"/>
    <w:basedOn w:val="Normal"/>
    <w:next w:val="Normal"/>
    <w:link w:val="Heading6Char"/>
    <w:uiPriority w:val="99"/>
    <w:qFormat/>
    <w:rsid w:val="00814DE4"/>
    <w:pPr>
      <w:spacing w:before="240" w:after="60"/>
      <w:outlineLvl w:val="5"/>
    </w:pPr>
    <w:rPr>
      <w:b/>
      <w:bCs/>
      <w:sz w:val="22"/>
      <w:szCs w:val="22"/>
    </w:rPr>
  </w:style>
  <w:style w:type="paragraph" w:styleId="Heading7">
    <w:name w:val="heading 7"/>
    <w:basedOn w:val="Normal"/>
    <w:next w:val="Normal"/>
    <w:link w:val="Heading7Char"/>
    <w:uiPriority w:val="99"/>
    <w:qFormat/>
    <w:rsid w:val="002F49FA"/>
    <w:pPr>
      <w:spacing w:before="240" w:after="60"/>
      <w:outlineLvl w:val="6"/>
    </w:pPr>
    <w:rPr>
      <w:sz w:val="24"/>
      <w:szCs w:val="24"/>
    </w:rPr>
  </w:style>
  <w:style w:type="paragraph" w:styleId="Heading8">
    <w:name w:val="heading 8"/>
    <w:basedOn w:val="Normal"/>
    <w:next w:val="Normal"/>
    <w:link w:val="Heading8Char"/>
    <w:uiPriority w:val="99"/>
    <w:qFormat/>
    <w:rsid w:val="004116E7"/>
    <w:pPr>
      <w:spacing w:before="240" w:after="60"/>
      <w:outlineLvl w:val="7"/>
    </w:pPr>
    <w:rPr>
      <w:i/>
      <w:iCs/>
      <w:sz w:val="24"/>
      <w:szCs w:val="24"/>
    </w:rPr>
  </w:style>
  <w:style w:type="paragraph" w:styleId="Heading9">
    <w:name w:val="heading 9"/>
    <w:basedOn w:val="Normal"/>
    <w:next w:val="Normal"/>
    <w:link w:val="Heading9Char"/>
    <w:uiPriority w:val="99"/>
    <w:qFormat/>
    <w:rsid w:val="002B4CF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DefaultText">
    <w:name w:val="Default Text"/>
    <w:basedOn w:val="Normal"/>
    <w:link w:val="DefaultTextChar"/>
    <w:rPr>
      <w:noProof/>
    </w:rPr>
  </w:style>
  <w:style w:type="paragraph" w:styleId="BodyText">
    <w:name w:val="Body Text"/>
    <w:basedOn w:val="Normal"/>
    <w:pPr>
      <w:jc w:val="right"/>
    </w:pPr>
    <w:rPr>
      <w:rFonts w:ascii="Arial" w:hAnsi="Arial" w:cs="Arial"/>
      <w:noProof/>
    </w:rPr>
  </w:style>
  <w:style w:type="character" w:styleId="PageNumber">
    <w:name w:val="page number"/>
    <w:basedOn w:val="DefaultParagraphFont"/>
  </w:style>
  <w:style w:type="table" w:styleId="TableGrid">
    <w:name w:val="Table Grid"/>
    <w:basedOn w:val="TableNormal"/>
    <w:rsid w:val="002F49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head">
    <w:name w:val="Subhead"/>
    <w:basedOn w:val="Normal"/>
    <w:rsid w:val="00A74D20"/>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s>
      <w:spacing w:after="72"/>
      <w:jc w:val="center"/>
    </w:pPr>
    <w:rPr>
      <w:rFonts w:ascii="Arial" w:hAnsi="Arial"/>
      <w:sz w:val="22"/>
    </w:rPr>
  </w:style>
  <w:style w:type="character" w:styleId="FollowedHyperlink">
    <w:name w:val="FollowedHyperlink"/>
    <w:rsid w:val="00A93937"/>
    <w:rPr>
      <w:color w:val="800080"/>
      <w:u w:val="single"/>
    </w:rPr>
  </w:style>
  <w:style w:type="character" w:customStyle="1" w:styleId="Heading91">
    <w:name w:val="Heading 91"/>
    <w:basedOn w:val="DefaultParagraphFont"/>
    <w:rsid w:val="00A47209"/>
  </w:style>
  <w:style w:type="paragraph" w:styleId="NormalWeb">
    <w:name w:val="Normal (Web)"/>
    <w:basedOn w:val="Normal"/>
    <w:rsid w:val="00A878B9"/>
    <w:pPr>
      <w:spacing w:before="100" w:beforeAutospacing="1" w:after="100" w:afterAutospacing="1"/>
    </w:pPr>
    <w:rPr>
      <w:sz w:val="24"/>
      <w:szCs w:val="24"/>
    </w:rPr>
  </w:style>
  <w:style w:type="character" w:customStyle="1" w:styleId="StyleArial11ptBold">
    <w:name w:val="Style Arial 11 pt Bold"/>
    <w:rsid w:val="00A878B9"/>
    <w:rPr>
      <w:rFonts w:ascii="Arial" w:hAnsi="Arial"/>
      <w:b/>
      <w:bCs/>
      <w:sz w:val="22"/>
      <w:u w:val="single"/>
    </w:rPr>
  </w:style>
  <w:style w:type="paragraph" w:styleId="FootnoteText">
    <w:name w:val="footnote text"/>
    <w:basedOn w:val="Normal"/>
    <w:link w:val="FootnoteTextChar"/>
    <w:semiHidden/>
    <w:rsid w:val="001A6CDD"/>
  </w:style>
  <w:style w:type="character" w:styleId="FootnoteReference">
    <w:name w:val="footnote reference"/>
    <w:semiHidden/>
    <w:rsid w:val="001A6CDD"/>
    <w:rPr>
      <w:vertAlign w:val="superscript"/>
    </w:rPr>
  </w:style>
  <w:style w:type="character" w:styleId="Hyperlink">
    <w:name w:val="Hyperlink"/>
    <w:rsid w:val="001A6CDD"/>
    <w:rPr>
      <w:color w:val="0000FF"/>
      <w:u w:val="single"/>
    </w:rPr>
  </w:style>
  <w:style w:type="paragraph" w:styleId="Caption">
    <w:name w:val="caption"/>
    <w:basedOn w:val="Normal"/>
    <w:next w:val="Normal"/>
    <w:qFormat/>
    <w:rsid w:val="00087825"/>
    <w:rPr>
      <w:b/>
      <w:bCs/>
    </w:rPr>
  </w:style>
  <w:style w:type="paragraph" w:styleId="ListParagraph">
    <w:name w:val="List Paragraph"/>
    <w:basedOn w:val="Normal"/>
    <w:qFormat/>
    <w:rsid w:val="00087825"/>
    <w:pPr>
      <w:spacing w:after="200" w:line="276" w:lineRule="auto"/>
      <w:ind w:left="720"/>
      <w:contextualSpacing/>
    </w:pPr>
    <w:rPr>
      <w:rFonts w:ascii="Calibri" w:eastAsia="Calibri" w:hAnsi="Calibri"/>
      <w:sz w:val="22"/>
      <w:szCs w:val="22"/>
    </w:rPr>
  </w:style>
  <w:style w:type="character" w:customStyle="1" w:styleId="FootnoteTextChar">
    <w:name w:val="Footnote Text Char"/>
    <w:link w:val="FootnoteText"/>
    <w:rsid w:val="00087825"/>
    <w:rPr>
      <w:noProof/>
      <w:lang w:val="en-US" w:eastAsia="en-US" w:bidi="ar-SA"/>
    </w:rPr>
  </w:style>
  <w:style w:type="character" w:customStyle="1" w:styleId="HeaderChar">
    <w:name w:val="Header Char"/>
    <w:link w:val="Header"/>
    <w:rsid w:val="00087825"/>
    <w:rPr>
      <w:noProof/>
      <w:lang w:val="en-US" w:eastAsia="en-US" w:bidi="ar-SA"/>
    </w:rPr>
  </w:style>
  <w:style w:type="character" w:customStyle="1" w:styleId="CharChar1">
    <w:name w:val="Char Char1"/>
    <w:rsid w:val="003D60C1"/>
    <w:rPr>
      <w:lang w:val="en-US" w:eastAsia="en-US" w:bidi="ar-SA"/>
    </w:rPr>
  </w:style>
  <w:style w:type="character" w:customStyle="1" w:styleId="Heading3Char">
    <w:name w:val="Heading 3 Char"/>
    <w:link w:val="Heading3"/>
    <w:uiPriority w:val="9"/>
    <w:semiHidden/>
    <w:locked/>
    <w:rsid w:val="00D62289"/>
    <w:rPr>
      <w:b/>
      <w:noProof/>
      <w:sz w:val="24"/>
      <w:lang w:val="en-US" w:eastAsia="en-US" w:bidi="ar-SA"/>
    </w:rPr>
  </w:style>
  <w:style w:type="character" w:customStyle="1" w:styleId="CharChar4">
    <w:name w:val="Char Char4"/>
    <w:rsid w:val="00B354BB"/>
    <w:rPr>
      <w:lang w:val="en-US" w:eastAsia="en-US" w:bidi="ar-SA"/>
    </w:rPr>
  </w:style>
  <w:style w:type="paragraph" w:styleId="PlainText">
    <w:name w:val="Plain Text"/>
    <w:basedOn w:val="Normal"/>
    <w:next w:val="Normal"/>
    <w:link w:val="PlainTextChar"/>
    <w:rsid w:val="00CC4A98"/>
    <w:pPr>
      <w:widowControl w:val="0"/>
      <w:autoSpaceDE w:val="0"/>
      <w:autoSpaceDN w:val="0"/>
      <w:adjustRightInd w:val="0"/>
      <w:outlineLvl w:val="255"/>
    </w:pPr>
    <w:rPr>
      <w:rFonts w:ascii="Arial" w:hAnsi="Arial" w:cs="Arial"/>
      <w:shd w:val="clear" w:color="auto" w:fill="FFFFFF"/>
      <w:lang w:val="en-AU"/>
    </w:rPr>
  </w:style>
  <w:style w:type="character" w:customStyle="1" w:styleId="PlainTextChar">
    <w:name w:val="Plain Text Char"/>
    <w:link w:val="PlainText"/>
    <w:semiHidden/>
    <w:locked/>
    <w:rsid w:val="00CC4A98"/>
    <w:rPr>
      <w:rFonts w:ascii="Arial" w:hAnsi="Arial" w:cs="Arial"/>
      <w:shd w:val="clear" w:color="auto" w:fill="FFFFFF"/>
      <w:lang w:val="en-AU" w:eastAsia="en-US" w:bidi="ar-SA"/>
    </w:rPr>
  </w:style>
  <w:style w:type="character" w:customStyle="1" w:styleId="Heading2Char">
    <w:name w:val="Heading 2 Char"/>
    <w:link w:val="Heading2"/>
    <w:uiPriority w:val="9"/>
    <w:semiHidden/>
    <w:locked/>
    <w:rsid w:val="002B4CFC"/>
    <w:rPr>
      <w:rFonts w:ascii="Arial" w:hAnsi="Arial" w:cs="Arial"/>
      <w:b/>
      <w:bCs/>
      <w:i/>
      <w:iCs/>
      <w:noProof/>
      <w:sz w:val="28"/>
      <w:szCs w:val="28"/>
      <w:lang w:val="en-US" w:eastAsia="en-US" w:bidi="ar-SA"/>
    </w:rPr>
  </w:style>
  <w:style w:type="character" w:customStyle="1" w:styleId="Heading9Char">
    <w:name w:val="Heading 9 Char"/>
    <w:link w:val="Heading9"/>
    <w:uiPriority w:val="9"/>
    <w:semiHidden/>
    <w:locked/>
    <w:rsid w:val="002B4CFC"/>
    <w:rPr>
      <w:rFonts w:ascii="Arial" w:hAnsi="Arial" w:cs="Arial"/>
      <w:noProof/>
      <w:sz w:val="22"/>
      <w:szCs w:val="22"/>
      <w:lang w:val="en-US" w:eastAsia="en-US" w:bidi="ar-SA"/>
    </w:rPr>
  </w:style>
  <w:style w:type="character" w:customStyle="1" w:styleId="DefaultTextChar">
    <w:name w:val="Default Text Char"/>
    <w:link w:val="DefaultText"/>
    <w:rsid w:val="00FB2742"/>
    <w:rPr>
      <w:noProof/>
      <w:lang w:val="en-US" w:eastAsia="en-US" w:bidi="ar-SA"/>
    </w:rPr>
  </w:style>
  <w:style w:type="character" w:customStyle="1" w:styleId="CharChar5">
    <w:name w:val="Char Char5"/>
    <w:rsid w:val="00D2653D"/>
    <w:rPr>
      <w:lang w:val="en-US" w:eastAsia="en-US" w:bidi="ar-SA"/>
    </w:rPr>
  </w:style>
  <w:style w:type="paragraph" w:customStyle="1" w:styleId="Figure">
    <w:name w:val="Figure"/>
    <w:basedOn w:val="Normal"/>
    <w:link w:val="FigureChar"/>
    <w:qFormat/>
    <w:rsid w:val="00163A97"/>
    <w:pPr>
      <w:autoSpaceDE w:val="0"/>
      <w:autoSpaceDN w:val="0"/>
      <w:adjustRightInd w:val="0"/>
      <w:spacing w:before="120" w:after="120"/>
      <w:ind w:left="2160" w:hanging="2160"/>
      <w:jc w:val="center"/>
    </w:pPr>
  </w:style>
  <w:style w:type="character" w:customStyle="1" w:styleId="FigureChar">
    <w:name w:val="Figure Char"/>
    <w:link w:val="Figure"/>
    <w:rsid w:val="00163A97"/>
    <w:rPr>
      <w:lang w:val="en-US" w:eastAsia="en-US" w:bidi="ar-SA"/>
    </w:rPr>
  </w:style>
  <w:style w:type="paragraph" w:customStyle="1" w:styleId="NAESBParagraph">
    <w:name w:val="NAESB Paragraph"/>
    <w:basedOn w:val="Normal"/>
    <w:qFormat/>
    <w:rsid w:val="007E4FAE"/>
    <w:pPr>
      <w:spacing w:after="120"/>
      <w:ind w:left="2160"/>
      <w:jc w:val="both"/>
    </w:pPr>
    <w:rPr>
      <w:bCs/>
      <w:iCs/>
    </w:rPr>
  </w:style>
  <w:style w:type="paragraph" w:customStyle="1" w:styleId="NAESBDataElement">
    <w:name w:val="NAESBDataElement"/>
    <w:basedOn w:val="DefaultText"/>
    <w:link w:val="NAESBDataElementChar"/>
    <w:qFormat/>
    <w:rsid w:val="003D3B39"/>
    <w:pPr>
      <w:spacing w:before="120"/>
      <w:ind w:left="2174" w:hanging="1987"/>
      <w:jc w:val="both"/>
    </w:pPr>
    <w:rPr>
      <w:rFonts w:ascii="Arial" w:hAnsi="Arial" w:cs="Arial"/>
      <w:b/>
      <w:noProof w:val="0"/>
      <w:sz w:val="25"/>
      <w:szCs w:val="25"/>
    </w:rPr>
  </w:style>
  <w:style w:type="character" w:customStyle="1" w:styleId="Heading5Char">
    <w:name w:val="Heading 5 Char"/>
    <w:link w:val="Heading5"/>
    <w:uiPriority w:val="99"/>
    <w:rsid w:val="00996343"/>
    <w:rPr>
      <w:rFonts w:ascii="Arial" w:eastAsia="Times New Roman" w:hAnsi="Arial" w:cs="Arial"/>
      <w:b/>
      <w:bCs/>
      <w:i/>
      <w:iCs/>
      <w:color w:val="004080"/>
      <w:sz w:val="26"/>
      <w:szCs w:val="26"/>
      <w:lang w:val="en-AU"/>
    </w:rPr>
  </w:style>
  <w:style w:type="character" w:customStyle="1" w:styleId="NAESBDataElementChar">
    <w:name w:val="NAESBDataElement Char"/>
    <w:link w:val="NAESBDataElement"/>
    <w:rsid w:val="003D3B39"/>
    <w:rPr>
      <w:rFonts w:ascii="Arial" w:hAnsi="Arial" w:cs="Arial"/>
      <w:b/>
      <w:noProof/>
      <w:sz w:val="25"/>
      <w:szCs w:val="25"/>
      <w:lang w:val="en-US" w:eastAsia="en-US" w:bidi="ar-SA"/>
    </w:rPr>
  </w:style>
  <w:style w:type="character" w:customStyle="1" w:styleId="SSBookmark">
    <w:name w:val="SSBookmark"/>
    <w:uiPriority w:val="99"/>
    <w:rsid w:val="00996343"/>
    <w:rPr>
      <w:rFonts w:ascii="Lucida Sans" w:hAnsi="Lucida Sans" w:cs="Lucida Sans"/>
      <w:b/>
      <w:bCs/>
      <w:color w:val="000000"/>
      <w:sz w:val="16"/>
      <w:szCs w:val="16"/>
      <w:shd w:val="clear" w:color="auto" w:fill="FFFF80"/>
    </w:rPr>
  </w:style>
  <w:style w:type="character" w:customStyle="1" w:styleId="Heading1Char">
    <w:name w:val="Heading 1 Char"/>
    <w:link w:val="Heading1"/>
    <w:uiPriority w:val="99"/>
    <w:rsid w:val="00996343"/>
    <w:rPr>
      <w:rFonts w:ascii="Arial" w:hAnsi="Arial" w:cs="Arial"/>
      <w:b/>
      <w:bCs/>
      <w:kern w:val="32"/>
      <w:sz w:val="32"/>
      <w:szCs w:val="32"/>
    </w:rPr>
  </w:style>
  <w:style w:type="character" w:customStyle="1" w:styleId="Heading4Char">
    <w:name w:val="Heading 4 Char"/>
    <w:link w:val="Heading4"/>
    <w:uiPriority w:val="99"/>
    <w:rsid w:val="00996343"/>
    <w:rPr>
      <w:rFonts w:ascii="Arial" w:hAnsi="Arial" w:cs="Arial"/>
      <w:b/>
      <w:bCs/>
    </w:rPr>
  </w:style>
  <w:style w:type="character" w:customStyle="1" w:styleId="Heading6Char">
    <w:name w:val="Heading 6 Char"/>
    <w:link w:val="Heading6"/>
    <w:uiPriority w:val="99"/>
    <w:rsid w:val="00996343"/>
    <w:rPr>
      <w:b/>
      <w:bCs/>
      <w:sz w:val="22"/>
      <w:szCs w:val="22"/>
    </w:rPr>
  </w:style>
  <w:style w:type="character" w:customStyle="1" w:styleId="Heading7Char">
    <w:name w:val="Heading 7 Char"/>
    <w:link w:val="Heading7"/>
    <w:uiPriority w:val="99"/>
    <w:rsid w:val="00996343"/>
    <w:rPr>
      <w:sz w:val="24"/>
      <w:szCs w:val="24"/>
    </w:rPr>
  </w:style>
  <w:style w:type="character" w:customStyle="1" w:styleId="Heading8Char">
    <w:name w:val="Heading 8 Char"/>
    <w:link w:val="Heading8"/>
    <w:uiPriority w:val="99"/>
    <w:rsid w:val="00996343"/>
    <w:rPr>
      <w:i/>
      <w:iCs/>
      <w:sz w:val="24"/>
      <w:szCs w:val="24"/>
    </w:rPr>
  </w:style>
  <w:style w:type="paragraph" w:customStyle="1" w:styleId="EA-ObjectLabel">
    <w:name w:val="EA-ObjectLabel"/>
    <w:next w:val="Normal"/>
    <w:uiPriority w:val="99"/>
    <w:rsid w:val="00996343"/>
    <w:pPr>
      <w:widowControl w:val="0"/>
      <w:autoSpaceDE w:val="0"/>
      <w:autoSpaceDN w:val="0"/>
      <w:adjustRightInd w:val="0"/>
    </w:pPr>
    <w:rPr>
      <w:rFonts w:ascii="Arial" w:hAnsi="Arial" w:cs="Arial"/>
      <w:b/>
      <w:bCs/>
      <w:color w:val="000000"/>
      <w:u w:val="single"/>
      <w:shd w:val="clear" w:color="auto" w:fill="FFFFFF"/>
      <w:lang w:val="en-AU"/>
    </w:rPr>
  </w:style>
  <w:style w:type="paragraph" w:customStyle="1" w:styleId="EA-ObjectDescription">
    <w:name w:val="EA-ObjectDescription"/>
    <w:next w:val="Normal"/>
    <w:uiPriority w:val="99"/>
    <w:rsid w:val="00996343"/>
    <w:pPr>
      <w:widowControl w:val="0"/>
      <w:autoSpaceDE w:val="0"/>
      <w:autoSpaceDN w:val="0"/>
      <w:adjustRightInd w:val="0"/>
      <w:spacing w:after="120"/>
      <w:ind w:right="720"/>
    </w:pPr>
    <w:rPr>
      <w:rFonts w:ascii="Arial" w:hAnsi="Arial" w:cs="Arial"/>
      <w:color w:val="000000"/>
      <w:shd w:val="clear" w:color="auto" w:fill="FFFFFF"/>
      <w:lang w:val="en-AU"/>
    </w:rPr>
  </w:style>
  <w:style w:type="paragraph" w:customStyle="1" w:styleId="EA-AttributeDescription">
    <w:name w:val="EA-AttributeDescription"/>
    <w:next w:val="Normal"/>
    <w:uiPriority w:val="99"/>
    <w:rsid w:val="00996343"/>
    <w:pPr>
      <w:widowControl w:val="0"/>
      <w:autoSpaceDE w:val="0"/>
      <w:autoSpaceDN w:val="0"/>
      <w:adjustRightInd w:val="0"/>
      <w:spacing w:after="120"/>
      <w:ind w:left="720" w:firstLine="360"/>
    </w:pPr>
    <w:rPr>
      <w:rFonts w:ascii="Arial" w:hAnsi="Arial" w:cs="Arial"/>
      <w:shd w:val="clear" w:color="auto" w:fill="FFFFFF"/>
      <w:lang w:val="en-AU"/>
    </w:rPr>
  </w:style>
  <w:style w:type="paragraph" w:customStyle="1" w:styleId="EA-AttributeLabel">
    <w:name w:val="EA-AttributeLabel"/>
    <w:next w:val="Normal"/>
    <w:uiPriority w:val="99"/>
    <w:rsid w:val="00996343"/>
    <w:pPr>
      <w:widowControl w:val="0"/>
      <w:autoSpaceDE w:val="0"/>
      <w:autoSpaceDN w:val="0"/>
      <w:adjustRightInd w:val="0"/>
      <w:ind w:firstLine="360"/>
    </w:pPr>
    <w:rPr>
      <w:rFonts w:ascii="Arial" w:hAnsi="Arial" w:cs="Arial"/>
      <w:b/>
      <w:bCs/>
      <w:i/>
      <w:iCs/>
      <w:shd w:val="clear" w:color="auto" w:fill="FFFFFF"/>
      <w:lang w:val="en-AU"/>
    </w:rPr>
  </w:style>
  <w:style w:type="paragraph" w:styleId="BalloonText">
    <w:name w:val="Balloon Text"/>
    <w:basedOn w:val="Normal"/>
    <w:link w:val="BalloonTextChar"/>
    <w:rsid w:val="00FE0DDF"/>
    <w:rPr>
      <w:rFonts w:ascii="Tahoma" w:hAnsi="Tahoma" w:cs="Tahoma"/>
      <w:sz w:val="16"/>
      <w:szCs w:val="16"/>
    </w:rPr>
  </w:style>
  <w:style w:type="character" w:customStyle="1" w:styleId="BalloonTextChar">
    <w:name w:val="Balloon Text Char"/>
    <w:basedOn w:val="DefaultParagraphFont"/>
    <w:link w:val="BalloonText"/>
    <w:rsid w:val="00FE0DDF"/>
    <w:rPr>
      <w:rFonts w:ascii="Tahoma" w:hAnsi="Tahoma" w:cs="Tahoma"/>
      <w:sz w:val="16"/>
      <w:szCs w:val="16"/>
    </w:rPr>
  </w:style>
  <w:style w:type="paragraph" w:styleId="Revision">
    <w:name w:val="Revision"/>
    <w:hidden/>
    <w:uiPriority w:val="99"/>
    <w:semiHidden/>
    <w:rsid w:val="00F44715"/>
  </w:style>
  <w:style w:type="character" w:customStyle="1" w:styleId="DocID">
    <w:name w:val="DocID"/>
    <w:basedOn w:val="DefaultParagraphFont"/>
    <w:rsid w:val="00AD65A6"/>
    <w:rPr>
      <w:rFonts w:ascii="Times New Roman" w:hAnsi="Times New Roman" w:cs="Times New Roman"/>
      <w:b w:val="0"/>
      <w:i w:val="0"/>
      <w:vanish w:val="0"/>
      <w:color w:val="000000"/>
      <w:sz w:val="12"/>
      <w:szCs w:val="25"/>
      <w:u w:val="none"/>
    </w:rPr>
  </w:style>
  <w:style w:type="character" w:customStyle="1" w:styleId="FooterChar">
    <w:name w:val="Footer Char"/>
    <w:basedOn w:val="DefaultParagraphFont"/>
    <w:link w:val="Footer"/>
    <w:uiPriority w:val="99"/>
    <w:rsid w:val="0007239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heading 4" w:uiPriority="99" w:qFormat="1"/>
    <w:lsdException w:name="heading 5" w:semiHidden="1" w:uiPriority="99" w:unhideWhenUsed="1" w:qFormat="1"/>
    <w:lsdException w:name="heading 6" w:uiPriority="99" w:qFormat="1"/>
    <w:lsdException w:name="heading 7" w:uiPriority="99" w:qFormat="1"/>
    <w:lsdException w:name="heading 8" w:uiPriority="99" w:qFormat="1"/>
    <w:lsdException w:name="heading 9" w:uiPriority="99" w:qFormat="1"/>
    <w:lsdException w:name="footer" w:uiPriority="99"/>
    <w:lsdException w:name="caption"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9"/>
    <w:qFormat/>
    <w:rsid w:val="0008782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087825"/>
    <w:pPr>
      <w:keepNext/>
      <w:spacing w:before="240" w:after="60"/>
      <w:outlineLvl w:val="1"/>
    </w:pPr>
    <w:rPr>
      <w:rFonts w:ascii="Arial" w:hAnsi="Arial" w:cs="Arial"/>
      <w:b/>
      <w:bCs/>
      <w:i/>
      <w:iCs/>
      <w:sz w:val="28"/>
      <w:szCs w:val="28"/>
    </w:rPr>
  </w:style>
  <w:style w:type="paragraph" w:styleId="Heading3">
    <w:name w:val="heading 3"/>
    <w:basedOn w:val="Normal"/>
    <w:next w:val="DefaultText"/>
    <w:link w:val="Heading3Char"/>
    <w:uiPriority w:val="99"/>
    <w:qFormat/>
    <w:pPr>
      <w:spacing w:before="120" w:after="120"/>
      <w:outlineLvl w:val="2"/>
    </w:pPr>
    <w:rPr>
      <w:b/>
      <w:sz w:val="24"/>
    </w:rPr>
  </w:style>
  <w:style w:type="paragraph" w:styleId="Heading4">
    <w:name w:val="heading 4"/>
    <w:basedOn w:val="Normal"/>
    <w:next w:val="Normal"/>
    <w:link w:val="Heading4Char"/>
    <w:uiPriority w:val="99"/>
    <w:qFormat/>
    <w:pPr>
      <w:keepNext/>
      <w:autoSpaceDE w:val="0"/>
      <w:autoSpaceDN w:val="0"/>
      <w:adjustRightInd w:val="0"/>
      <w:ind w:left="1440"/>
      <w:outlineLvl w:val="3"/>
    </w:pPr>
    <w:rPr>
      <w:rFonts w:ascii="Arial" w:hAnsi="Arial" w:cs="Arial"/>
      <w:b/>
      <w:bCs/>
    </w:rPr>
  </w:style>
  <w:style w:type="paragraph" w:styleId="Heading5">
    <w:name w:val="heading 5"/>
    <w:basedOn w:val="Normal"/>
    <w:next w:val="Normal"/>
    <w:link w:val="Heading5Char"/>
    <w:uiPriority w:val="99"/>
    <w:qFormat/>
    <w:rsid w:val="00996343"/>
    <w:pPr>
      <w:widowControl w:val="0"/>
      <w:autoSpaceDE w:val="0"/>
      <w:autoSpaceDN w:val="0"/>
      <w:adjustRightInd w:val="0"/>
      <w:outlineLvl w:val="4"/>
    </w:pPr>
    <w:rPr>
      <w:rFonts w:ascii="Arial" w:hAnsi="Arial" w:cs="Arial"/>
      <w:b/>
      <w:bCs/>
      <w:i/>
      <w:iCs/>
      <w:color w:val="004080"/>
      <w:sz w:val="26"/>
      <w:szCs w:val="26"/>
      <w:shd w:val="clear" w:color="auto" w:fill="FFFFFF"/>
      <w:lang w:val="en-AU"/>
    </w:rPr>
  </w:style>
  <w:style w:type="paragraph" w:styleId="Heading6">
    <w:name w:val="heading 6"/>
    <w:basedOn w:val="Normal"/>
    <w:next w:val="Normal"/>
    <w:link w:val="Heading6Char"/>
    <w:uiPriority w:val="99"/>
    <w:qFormat/>
    <w:rsid w:val="00814DE4"/>
    <w:pPr>
      <w:spacing w:before="240" w:after="60"/>
      <w:outlineLvl w:val="5"/>
    </w:pPr>
    <w:rPr>
      <w:b/>
      <w:bCs/>
      <w:sz w:val="22"/>
      <w:szCs w:val="22"/>
    </w:rPr>
  </w:style>
  <w:style w:type="paragraph" w:styleId="Heading7">
    <w:name w:val="heading 7"/>
    <w:basedOn w:val="Normal"/>
    <w:next w:val="Normal"/>
    <w:link w:val="Heading7Char"/>
    <w:uiPriority w:val="99"/>
    <w:qFormat/>
    <w:rsid w:val="002F49FA"/>
    <w:pPr>
      <w:spacing w:before="240" w:after="60"/>
      <w:outlineLvl w:val="6"/>
    </w:pPr>
    <w:rPr>
      <w:sz w:val="24"/>
      <w:szCs w:val="24"/>
    </w:rPr>
  </w:style>
  <w:style w:type="paragraph" w:styleId="Heading8">
    <w:name w:val="heading 8"/>
    <w:basedOn w:val="Normal"/>
    <w:next w:val="Normal"/>
    <w:link w:val="Heading8Char"/>
    <w:uiPriority w:val="99"/>
    <w:qFormat/>
    <w:rsid w:val="004116E7"/>
    <w:pPr>
      <w:spacing w:before="240" w:after="60"/>
      <w:outlineLvl w:val="7"/>
    </w:pPr>
    <w:rPr>
      <w:i/>
      <w:iCs/>
      <w:sz w:val="24"/>
      <w:szCs w:val="24"/>
    </w:rPr>
  </w:style>
  <w:style w:type="paragraph" w:styleId="Heading9">
    <w:name w:val="heading 9"/>
    <w:basedOn w:val="Normal"/>
    <w:next w:val="Normal"/>
    <w:link w:val="Heading9Char"/>
    <w:uiPriority w:val="99"/>
    <w:qFormat/>
    <w:rsid w:val="002B4CF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DefaultText">
    <w:name w:val="Default Text"/>
    <w:basedOn w:val="Normal"/>
    <w:link w:val="DefaultTextChar"/>
    <w:rPr>
      <w:noProof/>
    </w:rPr>
  </w:style>
  <w:style w:type="paragraph" w:styleId="BodyText">
    <w:name w:val="Body Text"/>
    <w:basedOn w:val="Normal"/>
    <w:pPr>
      <w:jc w:val="right"/>
    </w:pPr>
    <w:rPr>
      <w:rFonts w:ascii="Arial" w:hAnsi="Arial" w:cs="Arial"/>
      <w:noProof/>
    </w:rPr>
  </w:style>
  <w:style w:type="character" w:styleId="PageNumber">
    <w:name w:val="page number"/>
    <w:basedOn w:val="DefaultParagraphFont"/>
  </w:style>
  <w:style w:type="table" w:styleId="TableGrid">
    <w:name w:val="Table Grid"/>
    <w:basedOn w:val="TableNormal"/>
    <w:rsid w:val="002F49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head">
    <w:name w:val="Subhead"/>
    <w:basedOn w:val="Normal"/>
    <w:rsid w:val="00A74D20"/>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s>
      <w:spacing w:after="72"/>
      <w:jc w:val="center"/>
    </w:pPr>
    <w:rPr>
      <w:rFonts w:ascii="Arial" w:hAnsi="Arial"/>
      <w:sz w:val="22"/>
    </w:rPr>
  </w:style>
  <w:style w:type="character" w:styleId="FollowedHyperlink">
    <w:name w:val="FollowedHyperlink"/>
    <w:rsid w:val="00A93937"/>
    <w:rPr>
      <w:color w:val="800080"/>
      <w:u w:val="single"/>
    </w:rPr>
  </w:style>
  <w:style w:type="character" w:customStyle="1" w:styleId="Heading91">
    <w:name w:val="Heading 91"/>
    <w:basedOn w:val="DefaultParagraphFont"/>
    <w:rsid w:val="00A47209"/>
  </w:style>
  <w:style w:type="paragraph" w:styleId="NormalWeb">
    <w:name w:val="Normal (Web)"/>
    <w:basedOn w:val="Normal"/>
    <w:rsid w:val="00A878B9"/>
    <w:pPr>
      <w:spacing w:before="100" w:beforeAutospacing="1" w:after="100" w:afterAutospacing="1"/>
    </w:pPr>
    <w:rPr>
      <w:sz w:val="24"/>
      <w:szCs w:val="24"/>
    </w:rPr>
  </w:style>
  <w:style w:type="character" w:customStyle="1" w:styleId="StyleArial11ptBold">
    <w:name w:val="Style Arial 11 pt Bold"/>
    <w:rsid w:val="00A878B9"/>
    <w:rPr>
      <w:rFonts w:ascii="Arial" w:hAnsi="Arial"/>
      <w:b/>
      <w:bCs/>
      <w:sz w:val="22"/>
      <w:u w:val="single"/>
    </w:rPr>
  </w:style>
  <w:style w:type="paragraph" w:styleId="FootnoteText">
    <w:name w:val="footnote text"/>
    <w:basedOn w:val="Normal"/>
    <w:link w:val="FootnoteTextChar"/>
    <w:semiHidden/>
    <w:rsid w:val="001A6CDD"/>
  </w:style>
  <w:style w:type="character" w:styleId="FootnoteReference">
    <w:name w:val="footnote reference"/>
    <w:semiHidden/>
    <w:rsid w:val="001A6CDD"/>
    <w:rPr>
      <w:vertAlign w:val="superscript"/>
    </w:rPr>
  </w:style>
  <w:style w:type="character" w:styleId="Hyperlink">
    <w:name w:val="Hyperlink"/>
    <w:rsid w:val="001A6CDD"/>
    <w:rPr>
      <w:color w:val="0000FF"/>
      <w:u w:val="single"/>
    </w:rPr>
  </w:style>
  <w:style w:type="paragraph" w:styleId="Caption">
    <w:name w:val="caption"/>
    <w:basedOn w:val="Normal"/>
    <w:next w:val="Normal"/>
    <w:qFormat/>
    <w:rsid w:val="00087825"/>
    <w:rPr>
      <w:b/>
      <w:bCs/>
    </w:rPr>
  </w:style>
  <w:style w:type="paragraph" w:styleId="ListParagraph">
    <w:name w:val="List Paragraph"/>
    <w:basedOn w:val="Normal"/>
    <w:qFormat/>
    <w:rsid w:val="00087825"/>
    <w:pPr>
      <w:spacing w:after="200" w:line="276" w:lineRule="auto"/>
      <w:ind w:left="720"/>
      <w:contextualSpacing/>
    </w:pPr>
    <w:rPr>
      <w:rFonts w:ascii="Calibri" w:eastAsia="Calibri" w:hAnsi="Calibri"/>
      <w:sz w:val="22"/>
      <w:szCs w:val="22"/>
    </w:rPr>
  </w:style>
  <w:style w:type="character" w:customStyle="1" w:styleId="FootnoteTextChar">
    <w:name w:val="Footnote Text Char"/>
    <w:link w:val="FootnoteText"/>
    <w:rsid w:val="00087825"/>
    <w:rPr>
      <w:noProof/>
      <w:lang w:val="en-US" w:eastAsia="en-US" w:bidi="ar-SA"/>
    </w:rPr>
  </w:style>
  <w:style w:type="character" w:customStyle="1" w:styleId="HeaderChar">
    <w:name w:val="Header Char"/>
    <w:link w:val="Header"/>
    <w:rsid w:val="00087825"/>
    <w:rPr>
      <w:noProof/>
      <w:lang w:val="en-US" w:eastAsia="en-US" w:bidi="ar-SA"/>
    </w:rPr>
  </w:style>
  <w:style w:type="character" w:customStyle="1" w:styleId="CharChar1">
    <w:name w:val="Char Char1"/>
    <w:rsid w:val="003D60C1"/>
    <w:rPr>
      <w:lang w:val="en-US" w:eastAsia="en-US" w:bidi="ar-SA"/>
    </w:rPr>
  </w:style>
  <w:style w:type="character" w:customStyle="1" w:styleId="Heading3Char">
    <w:name w:val="Heading 3 Char"/>
    <w:link w:val="Heading3"/>
    <w:uiPriority w:val="9"/>
    <w:semiHidden/>
    <w:locked/>
    <w:rsid w:val="00D62289"/>
    <w:rPr>
      <w:b/>
      <w:noProof/>
      <w:sz w:val="24"/>
      <w:lang w:val="en-US" w:eastAsia="en-US" w:bidi="ar-SA"/>
    </w:rPr>
  </w:style>
  <w:style w:type="character" w:customStyle="1" w:styleId="CharChar4">
    <w:name w:val="Char Char4"/>
    <w:rsid w:val="00B354BB"/>
    <w:rPr>
      <w:lang w:val="en-US" w:eastAsia="en-US" w:bidi="ar-SA"/>
    </w:rPr>
  </w:style>
  <w:style w:type="paragraph" w:styleId="PlainText">
    <w:name w:val="Plain Text"/>
    <w:basedOn w:val="Normal"/>
    <w:next w:val="Normal"/>
    <w:link w:val="PlainTextChar"/>
    <w:rsid w:val="00CC4A98"/>
    <w:pPr>
      <w:widowControl w:val="0"/>
      <w:autoSpaceDE w:val="0"/>
      <w:autoSpaceDN w:val="0"/>
      <w:adjustRightInd w:val="0"/>
      <w:outlineLvl w:val="255"/>
    </w:pPr>
    <w:rPr>
      <w:rFonts w:ascii="Arial" w:hAnsi="Arial" w:cs="Arial"/>
      <w:shd w:val="clear" w:color="auto" w:fill="FFFFFF"/>
      <w:lang w:val="en-AU"/>
    </w:rPr>
  </w:style>
  <w:style w:type="character" w:customStyle="1" w:styleId="PlainTextChar">
    <w:name w:val="Plain Text Char"/>
    <w:link w:val="PlainText"/>
    <w:semiHidden/>
    <w:locked/>
    <w:rsid w:val="00CC4A98"/>
    <w:rPr>
      <w:rFonts w:ascii="Arial" w:hAnsi="Arial" w:cs="Arial"/>
      <w:shd w:val="clear" w:color="auto" w:fill="FFFFFF"/>
      <w:lang w:val="en-AU" w:eastAsia="en-US" w:bidi="ar-SA"/>
    </w:rPr>
  </w:style>
  <w:style w:type="character" w:customStyle="1" w:styleId="Heading2Char">
    <w:name w:val="Heading 2 Char"/>
    <w:link w:val="Heading2"/>
    <w:uiPriority w:val="9"/>
    <w:semiHidden/>
    <w:locked/>
    <w:rsid w:val="002B4CFC"/>
    <w:rPr>
      <w:rFonts w:ascii="Arial" w:hAnsi="Arial" w:cs="Arial"/>
      <w:b/>
      <w:bCs/>
      <w:i/>
      <w:iCs/>
      <w:noProof/>
      <w:sz w:val="28"/>
      <w:szCs w:val="28"/>
      <w:lang w:val="en-US" w:eastAsia="en-US" w:bidi="ar-SA"/>
    </w:rPr>
  </w:style>
  <w:style w:type="character" w:customStyle="1" w:styleId="Heading9Char">
    <w:name w:val="Heading 9 Char"/>
    <w:link w:val="Heading9"/>
    <w:uiPriority w:val="9"/>
    <w:semiHidden/>
    <w:locked/>
    <w:rsid w:val="002B4CFC"/>
    <w:rPr>
      <w:rFonts w:ascii="Arial" w:hAnsi="Arial" w:cs="Arial"/>
      <w:noProof/>
      <w:sz w:val="22"/>
      <w:szCs w:val="22"/>
      <w:lang w:val="en-US" w:eastAsia="en-US" w:bidi="ar-SA"/>
    </w:rPr>
  </w:style>
  <w:style w:type="character" w:customStyle="1" w:styleId="DefaultTextChar">
    <w:name w:val="Default Text Char"/>
    <w:link w:val="DefaultText"/>
    <w:rsid w:val="00FB2742"/>
    <w:rPr>
      <w:noProof/>
      <w:lang w:val="en-US" w:eastAsia="en-US" w:bidi="ar-SA"/>
    </w:rPr>
  </w:style>
  <w:style w:type="character" w:customStyle="1" w:styleId="CharChar5">
    <w:name w:val="Char Char5"/>
    <w:rsid w:val="00D2653D"/>
    <w:rPr>
      <w:lang w:val="en-US" w:eastAsia="en-US" w:bidi="ar-SA"/>
    </w:rPr>
  </w:style>
  <w:style w:type="paragraph" w:customStyle="1" w:styleId="Figure">
    <w:name w:val="Figure"/>
    <w:basedOn w:val="Normal"/>
    <w:link w:val="FigureChar"/>
    <w:qFormat/>
    <w:rsid w:val="00163A97"/>
    <w:pPr>
      <w:autoSpaceDE w:val="0"/>
      <w:autoSpaceDN w:val="0"/>
      <w:adjustRightInd w:val="0"/>
      <w:spacing w:before="120" w:after="120"/>
      <w:ind w:left="2160" w:hanging="2160"/>
      <w:jc w:val="center"/>
    </w:pPr>
  </w:style>
  <w:style w:type="character" w:customStyle="1" w:styleId="FigureChar">
    <w:name w:val="Figure Char"/>
    <w:link w:val="Figure"/>
    <w:rsid w:val="00163A97"/>
    <w:rPr>
      <w:lang w:val="en-US" w:eastAsia="en-US" w:bidi="ar-SA"/>
    </w:rPr>
  </w:style>
  <w:style w:type="paragraph" w:customStyle="1" w:styleId="NAESBParagraph">
    <w:name w:val="NAESB Paragraph"/>
    <w:basedOn w:val="Normal"/>
    <w:qFormat/>
    <w:rsid w:val="007E4FAE"/>
    <w:pPr>
      <w:spacing w:after="120"/>
      <w:ind w:left="2160"/>
      <w:jc w:val="both"/>
    </w:pPr>
    <w:rPr>
      <w:bCs/>
      <w:iCs/>
    </w:rPr>
  </w:style>
  <w:style w:type="paragraph" w:customStyle="1" w:styleId="NAESBDataElement">
    <w:name w:val="NAESBDataElement"/>
    <w:basedOn w:val="DefaultText"/>
    <w:link w:val="NAESBDataElementChar"/>
    <w:qFormat/>
    <w:rsid w:val="003D3B39"/>
    <w:pPr>
      <w:spacing w:before="120"/>
      <w:ind w:left="2174" w:hanging="1987"/>
      <w:jc w:val="both"/>
    </w:pPr>
    <w:rPr>
      <w:rFonts w:ascii="Arial" w:hAnsi="Arial" w:cs="Arial"/>
      <w:b/>
      <w:noProof w:val="0"/>
      <w:sz w:val="25"/>
      <w:szCs w:val="25"/>
    </w:rPr>
  </w:style>
  <w:style w:type="character" w:customStyle="1" w:styleId="Heading5Char">
    <w:name w:val="Heading 5 Char"/>
    <w:link w:val="Heading5"/>
    <w:uiPriority w:val="99"/>
    <w:rsid w:val="00996343"/>
    <w:rPr>
      <w:rFonts w:ascii="Arial" w:eastAsia="Times New Roman" w:hAnsi="Arial" w:cs="Arial"/>
      <w:b/>
      <w:bCs/>
      <w:i/>
      <w:iCs/>
      <w:color w:val="004080"/>
      <w:sz w:val="26"/>
      <w:szCs w:val="26"/>
      <w:lang w:val="en-AU"/>
    </w:rPr>
  </w:style>
  <w:style w:type="character" w:customStyle="1" w:styleId="NAESBDataElementChar">
    <w:name w:val="NAESBDataElement Char"/>
    <w:link w:val="NAESBDataElement"/>
    <w:rsid w:val="003D3B39"/>
    <w:rPr>
      <w:rFonts w:ascii="Arial" w:hAnsi="Arial" w:cs="Arial"/>
      <w:b/>
      <w:noProof/>
      <w:sz w:val="25"/>
      <w:szCs w:val="25"/>
      <w:lang w:val="en-US" w:eastAsia="en-US" w:bidi="ar-SA"/>
    </w:rPr>
  </w:style>
  <w:style w:type="character" w:customStyle="1" w:styleId="SSBookmark">
    <w:name w:val="SSBookmark"/>
    <w:uiPriority w:val="99"/>
    <w:rsid w:val="00996343"/>
    <w:rPr>
      <w:rFonts w:ascii="Lucida Sans" w:hAnsi="Lucida Sans" w:cs="Lucida Sans"/>
      <w:b/>
      <w:bCs/>
      <w:color w:val="000000"/>
      <w:sz w:val="16"/>
      <w:szCs w:val="16"/>
      <w:shd w:val="clear" w:color="auto" w:fill="FFFF80"/>
    </w:rPr>
  </w:style>
  <w:style w:type="character" w:customStyle="1" w:styleId="Heading1Char">
    <w:name w:val="Heading 1 Char"/>
    <w:link w:val="Heading1"/>
    <w:uiPriority w:val="99"/>
    <w:rsid w:val="00996343"/>
    <w:rPr>
      <w:rFonts w:ascii="Arial" w:hAnsi="Arial" w:cs="Arial"/>
      <w:b/>
      <w:bCs/>
      <w:kern w:val="32"/>
      <w:sz w:val="32"/>
      <w:szCs w:val="32"/>
    </w:rPr>
  </w:style>
  <w:style w:type="character" w:customStyle="1" w:styleId="Heading4Char">
    <w:name w:val="Heading 4 Char"/>
    <w:link w:val="Heading4"/>
    <w:uiPriority w:val="99"/>
    <w:rsid w:val="00996343"/>
    <w:rPr>
      <w:rFonts w:ascii="Arial" w:hAnsi="Arial" w:cs="Arial"/>
      <w:b/>
      <w:bCs/>
    </w:rPr>
  </w:style>
  <w:style w:type="character" w:customStyle="1" w:styleId="Heading6Char">
    <w:name w:val="Heading 6 Char"/>
    <w:link w:val="Heading6"/>
    <w:uiPriority w:val="99"/>
    <w:rsid w:val="00996343"/>
    <w:rPr>
      <w:b/>
      <w:bCs/>
      <w:sz w:val="22"/>
      <w:szCs w:val="22"/>
    </w:rPr>
  </w:style>
  <w:style w:type="character" w:customStyle="1" w:styleId="Heading7Char">
    <w:name w:val="Heading 7 Char"/>
    <w:link w:val="Heading7"/>
    <w:uiPriority w:val="99"/>
    <w:rsid w:val="00996343"/>
    <w:rPr>
      <w:sz w:val="24"/>
      <w:szCs w:val="24"/>
    </w:rPr>
  </w:style>
  <w:style w:type="character" w:customStyle="1" w:styleId="Heading8Char">
    <w:name w:val="Heading 8 Char"/>
    <w:link w:val="Heading8"/>
    <w:uiPriority w:val="99"/>
    <w:rsid w:val="00996343"/>
    <w:rPr>
      <w:i/>
      <w:iCs/>
      <w:sz w:val="24"/>
      <w:szCs w:val="24"/>
    </w:rPr>
  </w:style>
  <w:style w:type="paragraph" w:customStyle="1" w:styleId="EA-ObjectLabel">
    <w:name w:val="EA-ObjectLabel"/>
    <w:next w:val="Normal"/>
    <w:uiPriority w:val="99"/>
    <w:rsid w:val="00996343"/>
    <w:pPr>
      <w:widowControl w:val="0"/>
      <w:autoSpaceDE w:val="0"/>
      <w:autoSpaceDN w:val="0"/>
      <w:adjustRightInd w:val="0"/>
    </w:pPr>
    <w:rPr>
      <w:rFonts w:ascii="Arial" w:hAnsi="Arial" w:cs="Arial"/>
      <w:b/>
      <w:bCs/>
      <w:color w:val="000000"/>
      <w:u w:val="single"/>
      <w:shd w:val="clear" w:color="auto" w:fill="FFFFFF"/>
      <w:lang w:val="en-AU"/>
    </w:rPr>
  </w:style>
  <w:style w:type="paragraph" w:customStyle="1" w:styleId="EA-ObjectDescription">
    <w:name w:val="EA-ObjectDescription"/>
    <w:next w:val="Normal"/>
    <w:uiPriority w:val="99"/>
    <w:rsid w:val="00996343"/>
    <w:pPr>
      <w:widowControl w:val="0"/>
      <w:autoSpaceDE w:val="0"/>
      <w:autoSpaceDN w:val="0"/>
      <w:adjustRightInd w:val="0"/>
      <w:spacing w:after="120"/>
      <w:ind w:right="720"/>
    </w:pPr>
    <w:rPr>
      <w:rFonts w:ascii="Arial" w:hAnsi="Arial" w:cs="Arial"/>
      <w:color w:val="000000"/>
      <w:shd w:val="clear" w:color="auto" w:fill="FFFFFF"/>
      <w:lang w:val="en-AU"/>
    </w:rPr>
  </w:style>
  <w:style w:type="paragraph" w:customStyle="1" w:styleId="EA-AttributeDescription">
    <w:name w:val="EA-AttributeDescription"/>
    <w:next w:val="Normal"/>
    <w:uiPriority w:val="99"/>
    <w:rsid w:val="00996343"/>
    <w:pPr>
      <w:widowControl w:val="0"/>
      <w:autoSpaceDE w:val="0"/>
      <w:autoSpaceDN w:val="0"/>
      <w:adjustRightInd w:val="0"/>
      <w:spacing w:after="120"/>
      <w:ind w:left="720" w:firstLine="360"/>
    </w:pPr>
    <w:rPr>
      <w:rFonts w:ascii="Arial" w:hAnsi="Arial" w:cs="Arial"/>
      <w:shd w:val="clear" w:color="auto" w:fill="FFFFFF"/>
      <w:lang w:val="en-AU"/>
    </w:rPr>
  </w:style>
  <w:style w:type="paragraph" w:customStyle="1" w:styleId="EA-AttributeLabel">
    <w:name w:val="EA-AttributeLabel"/>
    <w:next w:val="Normal"/>
    <w:uiPriority w:val="99"/>
    <w:rsid w:val="00996343"/>
    <w:pPr>
      <w:widowControl w:val="0"/>
      <w:autoSpaceDE w:val="0"/>
      <w:autoSpaceDN w:val="0"/>
      <w:adjustRightInd w:val="0"/>
      <w:ind w:firstLine="360"/>
    </w:pPr>
    <w:rPr>
      <w:rFonts w:ascii="Arial" w:hAnsi="Arial" w:cs="Arial"/>
      <w:b/>
      <w:bCs/>
      <w:i/>
      <w:iCs/>
      <w:shd w:val="clear" w:color="auto" w:fill="FFFFFF"/>
      <w:lang w:val="en-AU"/>
    </w:rPr>
  </w:style>
  <w:style w:type="paragraph" w:styleId="BalloonText">
    <w:name w:val="Balloon Text"/>
    <w:basedOn w:val="Normal"/>
    <w:link w:val="BalloonTextChar"/>
    <w:rsid w:val="00FE0DDF"/>
    <w:rPr>
      <w:rFonts w:ascii="Tahoma" w:hAnsi="Tahoma" w:cs="Tahoma"/>
      <w:sz w:val="16"/>
      <w:szCs w:val="16"/>
    </w:rPr>
  </w:style>
  <w:style w:type="character" w:customStyle="1" w:styleId="BalloonTextChar">
    <w:name w:val="Balloon Text Char"/>
    <w:basedOn w:val="DefaultParagraphFont"/>
    <w:link w:val="BalloonText"/>
    <w:rsid w:val="00FE0DDF"/>
    <w:rPr>
      <w:rFonts w:ascii="Tahoma" w:hAnsi="Tahoma" w:cs="Tahoma"/>
      <w:sz w:val="16"/>
      <w:szCs w:val="16"/>
    </w:rPr>
  </w:style>
  <w:style w:type="paragraph" w:styleId="Revision">
    <w:name w:val="Revision"/>
    <w:hidden/>
    <w:uiPriority w:val="99"/>
    <w:semiHidden/>
    <w:rsid w:val="00F44715"/>
  </w:style>
  <w:style w:type="character" w:customStyle="1" w:styleId="DocID">
    <w:name w:val="DocID"/>
    <w:basedOn w:val="DefaultParagraphFont"/>
    <w:rsid w:val="00AD65A6"/>
    <w:rPr>
      <w:rFonts w:ascii="Times New Roman" w:hAnsi="Times New Roman" w:cs="Times New Roman"/>
      <w:b w:val="0"/>
      <w:i w:val="0"/>
      <w:vanish w:val="0"/>
      <w:color w:val="000000"/>
      <w:sz w:val="12"/>
      <w:szCs w:val="25"/>
      <w:u w:val="none"/>
    </w:rPr>
  </w:style>
  <w:style w:type="character" w:customStyle="1" w:styleId="FooterChar">
    <w:name w:val="Footer Char"/>
    <w:basedOn w:val="DefaultParagraphFont"/>
    <w:link w:val="Footer"/>
    <w:uiPriority w:val="99"/>
    <w:rsid w:val="00072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F4B3FF-5A49-453A-A046-B4783703D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9940</Words>
  <Characters>56662</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Booe</dc:creator>
  <cp:lastModifiedBy>Jonathan Booe</cp:lastModifiedBy>
  <cp:revision>2</cp:revision>
  <dcterms:created xsi:type="dcterms:W3CDTF">2012-09-27T18:40:00Z</dcterms:created>
  <dcterms:modified xsi:type="dcterms:W3CDTF">2012-09-27T18:40:00Z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oFAAfyEHtdkN2VXSHLQVC7EezpfFvBo6/dgSPJRha5SpH/PqiWkeYdWEkUlnd0ld3kCKKNwqgAYMkhcZ
ZmTI03tMQ5Cw79HrYpMgxn8zWzrX2p5kfbi6SrHd204eTpxQnuDvRUPRZEejBv04f+CJoWkuNDLw
pPaPFLJRInG0yUuCFdvOtht9W3E8AFx2EVQVG7bVjtNMkGb7Rg/Kgx1RDxWpv+9iS/glHAQQgaNl
3i96y2fNxPaeCTDRW</vt:lpwstr>
  </property>
  <property fmtid="{D5CDD505-2E9C-101B-9397-08002B2CF9AE}" pid="3" name="MAIL_MSG_ID2">
    <vt:lpwstr>UdkcebCh+heN5o/qdtLNn0YJoJFo7O3iCmedLjHYi9KutG3/O35BOvM/Npi
lC89Cv7P/xilxaZ8GexlGOIDkh1jrSGeVpqrs7kT9AJeI4cB</vt:lpwstr>
  </property>
  <property fmtid="{D5CDD505-2E9C-101B-9397-08002B2CF9AE}" pid="4" name="RESPONSE_SENDER_NAME">
    <vt:lpwstr>gAAAdya76B99d4hLGUR1rQ+8TxTv0GGEPdix</vt:lpwstr>
  </property>
  <property fmtid="{D5CDD505-2E9C-101B-9397-08002B2CF9AE}" pid="5" name="EMAIL_OWNER_ADDRESS">
    <vt:lpwstr>sAAAGYoQX4c3X/LL9xW/pr1Vluzghzdz5IzY1xZB4AAl+RU=</vt:lpwstr>
  </property>
</Properties>
</file>